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CDD9DB4">
      <w:pPr>
        <w:pStyle w:val="2"/>
        <w:widowControl/>
        <w:shd w:val="clear" w:color="auto" w:fill="FFFFFF"/>
        <w:spacing w:beforeAutospacing="0" w:afterAutospacing="0" w:line="330" w:lineRule="atLeast"/>
        <w:jc w:val="center"/>
        <w:rPr>
          <w:rFonts w:hint="default" w:ascii="方正小标宋简体" w:hAnsi="方正小标宋简体" w:eastAsia="方正小标宋简体" w:cs="方正小标宋简体"/>
          <w:color w:val="auto"/>
          <w:kern w:val="0"/>
          <w:sz w:val="32"/>
          <w:szCs w:val="32"/>
          <w:lang w:bidi="ar"/>
          <w:rPrChange w:id="0" w:author="chunyubloc ²⁰¹⁸" w:date="2025-04-27T11:31:09Z">
            <w:rPr>
              <w:rFonts w:hint="default" w:ascii="方正小标宋简体" w:hAnsi="方正小标宋简体" w:eastAsia="方正小标宋简体" w:cs="方正小标宋简体"/>
              <w:kern w:val="0"/>
              <w:sz w:val="32"/>
              <w:szCs w:val="32"/>
              <w:lang w:bidi="ar"/>
            </w:rPr>
          </w:rPrChange>
        </w:rPr>
      </w:pPr>
      <w:bookmarkStart w:id="0" w:name="OLE_LINK2"/>
      <w:r>
        <w:rPr>
          <w:rFonts w:ascii="方正小标宋简体" w:hAnsi="方正小标宋简体" w:eastAsia="方正小标宋简体" w:cs="方正小标宋简体"/>
          <w:color w:val="auto"/>
          <w:sz w:val="32"/>
          <w:szCs w:val="32"/>
          <w:shd w:val="clear" w:color="auto" w:fill="FFFFFF"/>
          <w:rPrChange w:id="1" w:author="chunyubloc ²⁰¹⁸" w:date="2025-04-27T11:31:09Z">
            <w:rPr>
              <w:rFonts w:ascii="方正小标宋简体" w:hAnsi="方正小标宋简体" w:eastAsia="方正小标宋简体" w:cs="方正小标宋简体"/>
              <w:color w:val="3D3D4D"/>
              <w:sz w:val="32"/>
              <w:szCs w:val="32"/>
              <w:shd w:val="clear" w:color="auto" w:fill="FFFFFF"/>
            </w:rPr>
          </w:rPrChange>
        </w:rPr>
        <w:t>华中科技大学武汉校友会软件学院分会成立大会暨软件学院第二届校友创新创业论坛圆满举办</w:t>
      </w:r>
    </w:p>
    <w:bookmarkEnd w:id="0"/>
    <w:p w14:paraId="2CF7C35B">
      <w:pPr>
        <w:widowControl/>
        <w:ind w:firstLine="560" w:firstLineChars="200"/>
        <w:jc w:val="left"/>
      </w:pPr>
      <w:r>
        <w:rPr>
          <w:rFonts w:hint="eastAsia" w:ascii="仿宋_GB2312" w:hAnsi="仿宋_GB2312" w:eastAsia="仿宋_GB2312" w:cs="仿宋_GB2312"/>
          <w:kern w:val="0"/>
          <w:sz w:val="28"/>
          <w:szCs w:val="28"/>
          <w:lang w:bidi="ar"/>
        </w:rPr>
        <w:t>4月26日上午，华中科技大学武汉校友会软件学院分会成立大会暨软件学院第二届校友创新创业论坛在启明报告厅顺利举行。华中科技大学校友工作及对外联络办公室主任、教育发展基金管理处</w:t>
      </w:r>
      <w:ins w:id="2" w:author="士贤 王" w:date="2025-04-27T08:55:00Z">
        <w:r>
          <w:rPr>
            <w:rFonts w:hint="eastAsia" w:ascii="仿宋_GB2312" w:hAnsi="仿宋_GB2312" w:eastAsia="仿宋_GB2312" w:cs="仿宋_GB2312"/>
            <w:kern w:val="0"/>
            <w:sz w:val="28"/>
            <w:szCs w:val="28"/>
            <w:lang w:bidi="ar"/>
          </w:rPr>
          <w:t>处长</w:t>
        </w:r>
      </w:ins>
      <w:del w:id="3" w:author="士贤 王" w:date="2025-04-27T08:55:00Z">
        <w:r>
          <w:rPr>
            <w:rFonts w:hint="eastAsia" w:ascii="仿宋_GB2312" w:hAnsi="仿宋_GB2312" w:eastAsia="仿宋_GB2312" w:cs="仿宋_GB2312"/>
            <w:kern w:val="0"/>
            <w:sz w:val="28"/>
            <w:szCs w:val="28"/>
            <w:lang w:bidi="ar"/>
          </w:rPr>
          <w:delText>主任</w:delText>
        </w:r>
      </w:del>
      <w:r>
        <w:rPr>
          <w:rFonts w:hint="eastAsia" w:ascii="仿宋_GB2312" w:hAnsi="仿宋_GB2312" w:eastAsia="仿宋_GB2312" w:cs="仿宋_GB2312"/>
          <w:kern w:val="0"/>
          <w:sz w:val="28"/>
          <w:szCs w:val="28"/>
          <w:lang w:bidi="ar"/>
        </w:rPr>
        <w:t>戴则健，</w:t>
      </w:r>
      <w:ins w:id="4" w:author="士贤 王" w:date="2025-04-27T10:33:00Z">
        <w:r>
          <w:rPr>
            <w:rFonts w:hint="eastAsia" w:ascii="仿宋_GB2312" w:hAnsi="仿宋_GB2312" w:eastAsia="仿宋_GB2312" w:cs="仿宋_GB2312"/>
            <w:kern w:val="0"/>
            <w:sz w:val="28"/>
            <w:szCs w:val="28"/>
            <w:lang w:bidi="ar"/>
          </w:rPr>
          <w:t>华中科技大学</w:t>
        </w:r>
      </w:ins>
      <w:r>
        <w:rPr>
          <w:rFonts w:hint="eastAsia" w:ascii="仿宋_GB2312" w:hAnsi="仿宋_GB2312" w:eastAsia="仿宋_GB2312" w:cs="仿宋_GB2312"/>
          <w:kern w:val="0"/>
          <w:sz w:val="28"/>
          <w:szCs w:val="28"/>
          <w:lang w:bidi="ar"/>
        </w:rPr>
        <w:t>武汉校友会</w:t>
      </w:r>
      <w:bookmarkStart w:id="2" w:name="_GoBack"/>
      <w:bookmarkEnd w:id="2"/>
      <w:r>
        <w:rPr>
          <w:rFonts w:hint="eastAsia" w:ascii="仿宋_GB2312" w:hAnsi="仿宋_GB2312" w:eastAsia="仿宋_GB2312" w:cs="仿宋_GB2312"/>
          <w:kern w:val="0"/>
          <w:sz w:val="28"/>
          <w:szCs w:val="28"/>
          <w:lang w:bidi="ar"/>
        </w:rPr>
        <w:t>常务副会长、建设分会会长邬毛志，</w:t>
      </w:r>
      <w:ins w:id="5" w:author="士贤 王" w:date="2025-04-27T08:55:00Z">
        <w:r>
          <w:rPr>
            <w:rFonts w:hint="eastAsia" w:ascii="仿宋_GB2312" w:hAnsi="仿宋_GB2312" w:eastAsia="仿宋_GB2312" w:cs="仿宋_GB2312"/>
            <w:kern w:val="0"/>
            <w:sz w:val="28"/>
            <w:szCs w:val="28"/>
            <w:lang w:bidi="ar"/>
          </w:rPr>
          <w:t>华中科技大学</w:t>
        </w:r>
      </w:ins>
      <w:r>
        <w:rPr>
          <w:rFonts w:hint="eastAsia" w:ascii="仿宋_GB2312" w:hAnsi="仿宋_GB2312" w:eastAsia="仿宋_GB2312" w:cs="仿宋_GB2312"/>
          <w:kern w:val="0"/>
          <w:sz w:val="28"/>
          <w:szCs w:val="28"/>
          <w:lang w:bidi="ar"/>
        </w:rPr>
        <w:t>北京校友会软件学院分会副会长刘石川，软件学院</w:t>
      </w:r>
      <w:ins w:id="6" w:author="士贤 王" w:date="2025-04-27T08:56:00Z">
        <w:r>
          <w:rPr>
            <w:rFonts w:hint="eastAsia" w:ascii="仿宋_GB2312" w:hAnsi="仿宋_GB2312" w:eastAsia="仿宋_GB2312" w:cs="仿宋_GB2312"/>
            <w:kern w:val="0"/>
            <w:sz w:val="28"/>
            <w:szCs w:val="28"/>
            <w:lang w:bidi="ar"/>
          </w:rPr>
          <w:t>党委书记王士贤、院长白翔教授</w:t>
        </w:r>
      </w:ins>
      <w:ins w:id="7" w:author="士贤 王" w:date="2025-04-27T10:34:00Z">
        <w:r>
          <w:rPr>
            <w:rFonts w:hint="eastAsia" w:ascii="仿宋_GB2312" w:hAnsi="仿宋_GB2312" w:eastAsia="仿宋_GB2312" w:cs="仿宋_GB2312"/>
            <w:kern w:val="0"/>
            <w:sz w:val="28"/>
            <w:szCs w:val="28"/>
            <w:lang w:bidi="ar"/>
          </w:rPr>
          <w:t>出席了活动</w:t>
        </w:r>
      </w:ins>
      <w:del w:id="8" w:author="士贤 王" w:date="2025-04-27T08:56:00Z">
        <w:r>
          <w:rPr>
            <w:rFonts w:hint="eastAsia" w:ascii="仿宋_GB2312" w:hAnsi="仿宋_GB2312" w:eastAsia="仿宋_GB2312" w:cs="仿宋_GB2312"/>
            <w:kern w:val="0"/>
            <w:sz w:val="28"/>
            <w:szCs w:val="28"/>
            <w:lang w:bidi="ar"/>
          </w:rPr>
          <w:delText>领导</w:delText>
        </w:r>
      </w:del>
      <w:r>
        <w:rPr>
          <w:rFonts w:hint="eastAsia" w:ascii="仿宋_GB2312" w:hAnsi="仿宋_GB2312" w:eastAsia="仿宋_GB2312" w:cs="仿宋_GB2312"/>
          <w:kern w:val="0"/>
          <w:sz w:val="28"/>
          <w:szCs w:val="28"/>
          <w:lang w:bidi="ar"/>
        </w:rPr>
        <w:t>，在汉校友</w:t>
      </w:r>
      <w:ins w:id="9" w:author="士贤 王" w:date="2025-04-27T10:34:00Z">
        <w:r>
          <w:rPr>
            <w:rFonts w:hint="eastAsia" w:ascii="仿宋_GB2312" w:hAnsi="仿宋_GB2312" w:eastAsia="仿宋_GB2312" w:cs="仿宋_GB2312"/>
            <w:kern w:val="0"/>
            <w:sz w:val="28"/>
            <w:szCs w:val="28"/>
            <w:lang w:bidi="ar"/>
          </w:rPr>
          <w:t>代表</w:t>
        </w:r>
      </w:ins>
      <w:r>
        <w:rPr>
          <w:rFonts w:hint="eastAsia" w:ascii="仿宋_GB2312" w:hAnsi="仿宋_GB2312" w:eastAsia="仿宋_GB2312" w:cs="仿宋_GB2312"/>
          <w:kern w:val="0"/>
          <w:sz w:val="28"/>
          <w:szCs w:val="28"/>
          <w:lang w:bidi="ar"/>
        </w:rPr>
        <w:t>及</w:t>
      </w:r>
      <w:ins w:id="10" w:author="士贤 王" w:date="2025-04-27T10:34:00Z">
        <w:r>
          <w:rPr>
            <w:rFonts w:hint="eastAsia" w:ascii="仿宋_GB2312" w:hAnsi="仿宋_GB2312" w:eastAsia="仿宋_GB2312" w:cs="仿宋_GB2312"/>
            <w:kern w:val="0"/>
            <w:sz w:val="28"/>
            <w:szCs w:val="28"/>
            <w:lang w:bidi="ar"/>
          </w:rPr>
          <w:t>学院</w:t>
        </w:r>
      </w:ins>
      <w:r>
        <w:rPr>
          <w:rFonts w:hint="eastAsia" w:ascii="仿宋_GB2312" w:hAnsi="仿宋_GB2312" w:eastAsia="仿宋_GB2312" w:cs="仿宋_GB2312"/>
          <w:kern w:val="0"/>
          <w:sz w:val="28"/>
          <w:szCs w:val="28"/>
          <w:lang w:bidi="ar"/>
        </w:rPr>
        <w:t>师生代表</w:t>
      </w:r>
      <w:del w:id="11" w:author="士贤 王" w:date="2025-04-27T08:56:00Z">
        <w:r>
          <w:rPr>
            <w:rFonts w:hint="eastAsia" w:ascii="仿宋_GB2312" w:hAnsi="仿宋_GB2312" w:eastAsia="仿宋_GB2312" w:cs="仿宋_GB2312"/>
            <w:kern w:val="0"/>
            <w:sz w:val="28"/>
            <w:szCs w:val="28"/>
            <w:lang w:bidi="ar"/>
          </w:rPr>
          <w:delText>三百</w:delText>
        </w:r>
      </w:del>
      <w:ins w:id="12" w:author="士贤 王" w:date="2025-04-27T08:56:00Z">
        <w:r>
          <w:rPr>
            <w:rFonts w:hint="eastAsia" w:ascii="仿宋_GB2312" w:hAnsi="仿宋_GB2312" w:eastAsia="仿宋_GB2312" w:cs="仿宋_GB2312"/>
            <w:kern w:val="0"/>
            <w:sz w:val="28"/>
            <w:szCs w:val="28"/>
            <w:lang w:bidi="ar"/>
          </w:rPr>
          <w:t>3</w:t>
        </w:r>
      </w:ins>
      <w:ins w:id="13" w:author="士贤 王" w:date="2025-04-27T08:56:00Z">
        <w:r>
          <w:rPr>
            <w:rFonts w:ascii="仿宋_GB2312" w:hAnsi="仿宋_GB2312" w:eastAsia="仿宋_GB2312" w:cs="仿宋_GB2312"/>
            <w:kern w:val="0"/>
            <w:sz w:val="28"/>
            <w:szCs w:val="28"/>
            <w:lang w:bidi="ar"/>
          </w:rPr>
          <w:t>00</w:t>
        </w:r>
      </w:ins>
      <w:r>
        <w:rPr>
          <w:rFonts w:hint="eastAsia" w:ascii="仿宋_GB2312" w:hAnsi="仿宋_GB2312" w:eastAsia="仿宋_GB2312" w:cs="仿宋_GB2312"/>
          <w:kern w:val="0"/>
          <w:sz w:val="28"/>
          <w:szCs w:val="28"/>
          <w:lang w:bidi="ar"/>
        </w:rPr>
        <w:t>余人齐聚一堂，共同见证这一重要时刻。</w:t>
      </w:r>
      <w:ins w:id="14" w:author="士贤 王" w:date="2025-04-27T10:35:00Z">
        <w:r>
          <w:rPr>
            <w:rFonts w:hint="eastAsia" w:ascii="仿宋_GB2312" w:hAnsi="仿宋_GB2312" w:eastAsia="仿宋_GB2312" w:cs="仿宋_GB2312"/>
            <w:kern w:val="0"/>
            <w:sz w:val="28"/>
            <w:szCs w:val="28"/>
            <w:lang w:bidi="ar"/>
          </w:rPr>
          <w:t>活动</w:t>
        </w:r>
      </w:ins>
      <w:ins w:id="15" w:author="士贤 王" w:date="2025-04-27T10:35:00Z">
        <w:r>
          <w:rPr>
            <w:rFonts w:hint="eastAsia" w:ascii="仿宋_GB2312" w:hAnsi="仿宋_GB2312" w:eastAsia="仿宋_GB2312" w:cs="仿宋_GB2312"/>
            <w:sz w:val="28"/>
            <w:szCs w:val="28"/>
          </w:rPr>
          <w:t>由软件学院2006级本科校友李丽、周彬主持。</w:t>
        </w:r>
      </w:ins>
      <w:r>
        <w:drawing>
          <wp:inline distT="0" distB="0" distL="114300" distR="114300">
            <wp:extent cx="5110480" cy="2874645"/>
            <wp:effectExtent l="0" t="0" r="20320" b="20955"/>
            <wp:docPr id="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
                    <a:stretch>
                      <a:fillRect/>
                    </a:stretch>
                  </pic:blipFill>
                  <pic:spPr>
                    <a:xfrm>
                      <a:off x="0" y="0"/>
                      <a:ext cx="5110480" cy="2874645"/>
                    </a:xfrm>
                    <a:prstGeom prst="rect">
                      <a:avLst/>
                    </a:prstGeom>
                  </pic:spPr>
                </pic:pic>
              </a:graphicData>
            </a:graphic>
          </wp:inline>
        </w:drawing>
      </w:r>
    </w:p>
    <w:p w14:paraId="380E400B">
      <w:pPr>
        <w:widowControl/>
        <w:ind w:firstLine="560" w:firstLineChars="200"/>
        <w:jc w:val="left"/>
        <w:rPr>
          <w:rFonts w:ascii="仿宋_GB2312" w:hAnsi="仿宋_GB2312" w:eastAsia="仿宋_GB2312" w:cs="仿宋_GB2312"/>
          <w:kern w:val="0"/>
          <w:sz w:val="28"/>
          <w:szCs w:val="28"/>
          <w:lang w:bidi="ar"/>
        </w:rPr>
      </w:pPr>
      <w:r>
        <w:rPr>
          <w:rFonts w:hint="eastAsia" w:ascii="仿宋_GB2312" w:hAnsi="仿宋_GB2312" w:eastAsia="仿宋_GB2312" w:cs="仿宋_GB2312"/>
          <w:kern w:val="0"/>
          <w:sz w:val="28"/>
          <w:szCs w:val="28"/>
          <w:lang w:bidi="ar"/>
        </w:rPr>
        <w:t>会议开始前，在学生志愿者的引导下，参会的校友和嘉宾们有序地签到领取学院定制的校友专属大礼包，并和昔日同窗好友和恩师共同留下珍贵合影。</w:t>
      </w:r>
    </w:p>
    <w:p w14:paraId="15BBB280">
      <w:pPr>
        <w:widowControl/>
        <w:ind w:firstLine="420" w:firstLineChars="200"/>
        <w:jc w:val="left"/>
      </w:pPr>
      <w:r>
        <w:drawing>
          <wp:inline distT="0" distB="0" distL="114300" distR="114300">
            <wp:extent cx="4869815" cy="3246120"/>
            <wp:effectExtent l="0" t="0" r="6985" b="5080"/>
            <wp:docPr id="1" name="图片 1" descr="O3871.JPG~tplv-9lv23dm2t1-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O3871.JPG~tplv-9lv23dm2t1-image"/>
                    <pic:cNvPicPr>
                      <a:picLocks noChangeAspect="1"/>
                    </pic:cNvPicPr>
                  </pic:nvPicPr>
                  <pic:blipFill>
                    <a:blip r:embed="rId5"/>
                    <a:stretch>
                      <a:fillRect/>
                    </a:stretch>
                  </pic:blipFill>
                  <pic:spPr>
                    <a:xfrm>
                      <a:off x="0" y="0"/>
                      <a:ext cx="4869815" cy="3246120"/>
                    </a:xfrm>
                    <a:prstGeom prst="rect">
                      <a:avLst/>
                    </a:prstGeom>
                  </pic:spPr>
                </pic:pic>
              </a:graphicData>
            </a:graphic>
          </wp:inline>
        </w:drawing>
      </w:r>
    </w:p>
    <w:p w14:paraId="5CBB9D6F">
      <w:pPr>
        <w:widowControl/>
        <w:ind w:firstLine="420" w:firstLineChars="200"/>
        <w:jc w:val="left"/>
      </w:pPr>
    </w:p>
    <w:p w14:paraId="2493895C">
      <w:pPr>
        <w:widowControl/>
        <w:ind w:firstLine="420" w:firstLineChars="200"/>
        <w:jc w:val="left"/>
      </w:pPr>
      <w:r>
        <w:drawing>
          <wp:inline distT="0" distB="0" distL="114300" distR="114300">
            <wp:extent cx="5258435" cy="3505835"/>
            <wp:effectExtent l="0" t="0" r="24765" b="24765"/>
            <wp:docPr id="21" name="图片 21" descr="O3897.JPG~tplv-9lv23dm2t1-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O3897.JPG~tplv-9lv23dm2t1-image"/>
                    <pic:cNvPicPr>
                      <a:picLocks noChangeAspect="1"/>
                    </pic:cNvPicPr>
                  </pic:nvPicPr>
                  <pic:blipFill>
                    <a:blip r:embed="rId6"/>
                    <a:stretch>
                      <a:fillRect/>
                    </a:stretch>
                  </pic:blipFill>
                  <pic:spPr>
                    <a:xfrm>
                      <a:off x="0" y="0"/>
                      <a:ext cx="5258435" cy="3505835"/>
                    </a:xfrm>
                    <a:prstGeom prst="rect">
                      <a:avLst/>
                    </a:prstGeom>
                  </pic:spPr>
                </pic:pic>
              </a:graphicData>
            </a:graphic>
          </wp:inline>
        </w:drawing>
      </w:r>
    </w:p>
    <w:p w14:paraId="4B0966B0">
      <w:pPr>
        <w:widowControl/>
        <w:ind w:firstLine="420" w:firstLineChars="200"/>
        <w:jc w:val="left"/>
      </w:pPr>
      <w:r>
        <w:drawing>
          <wp:inline distT="0" distB="0" distL="114300" distR="114300">
            <wp:extent cx="5242560" cy="3495040"/>
            <wp:effectExtent l="0" t="0" r="15240" b="10160"/>
            <wp:docPr id="23" name="图片 23" descr="YOZI0875.JPG~tplv-9lv23dm2t1-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YOZI0875.JPG~tplv-9lv23dm2t1-image"/>
                    <pic:cNvPicPr>
                      <a:picLocks noChangeAspect="1"/>
                    </pic:cNvPicPr>
                  </pic:nvPicPr>
                  <pic:blipFill>
                    <a:blip r:embed="rId7"/>
                    <a:stretch>
                      <a:fillRect/>
                    </a:stretch>
                  </pic:blipFill>
                  <pic:spPr>
                    <a:xfrm>
                      <a:off x="0" y="0"/>
                      <a:ext cx="5242560" cy="3495040"/>
                    </a:xfrm>
                    <a:prstGeom prst="rect">
                      <a:avLst/>
                    </a:prstGeom>
                  </pic:spPr>
                </pic:pic>
              </a:graphicData>
            </a:graphic>
          </wp:inline>
        </w:drawing>
      </w:r>
    </w:p>
    <w:p w14:paraId="42B546BA">
      <w:pPr>
        <w:widowControl/>
        <w:ind w:firstLine="560" w:firstLineChars="200"/>
        <w:jc w:val="left"/>
        <w:rPr>
          <w:rFonts w:ascii="仿宋_GB2312" w:hAnsi="仿宋_GB2312" w:eastAsia="仿宋_GB2312" w:cs="仿宋_GB2312"/>
          <w:sz w:val="28"/>
          <w:szCs w:val="28"/>
        </w:rPr>
      </w:pPr>
      <w:r>
        <w:rPr>
          <w:rFonts w:hint="eastAsia" w:ascii="仿宋_GB2312" w:hAnsi="仿宋_GB2312" w:eastAsia="仿宋_GB2312" w:cs="仿宋_GB2312"/>
          <w:sz w:val="28"/>
          <w:szCs w:val="28"/>
        </w:rPr>
        <w:t>上午9时，大会正式开始</w:t>
      </w:r>
      <w:del w:id="16" w:author="士贤 王" w:date="2025-04-27T10:35:00Z">
        <w:r>
          <w:rPr>
            <w:rFonts w:hint="eastAsia" w:ascii="仿宋_GB2312" w:hAnsi="仿宋_GB2312" w:eastAsia="仿宋_GB2312" w:cs="仿宋_GB2312"/>
            <w:sz w:val="28"/>
            <w:szCs w:val="28"/>
          </w:rPr>
          <w:delText>，由软件学院2006级本科校友李丽、周彬主持</w:delText>
        </w:r>
      </w:del>
      <w:r>
        <w:rPr>
          <w:rFonts w:hint="eastAsia" w:ascii="仿宋_GB2312" w:hAnsi="仿宋_GB2312" w:eastAsia="仿宋_GB2312" w:cs="仿宋_GB2312"/>
          <w:sz w:val="28"/>
          <w:szCs w:val="28"/>
        </w:rPr>
        <w:t>。</w:t>
      </w:r>
      <w:ins w:id="17" w:author="士贤 王" w:date="2025-04-27T10:36:00Z">
        <w:r>
          <w:rPr>
            <w:rFonts w:hint="eastAsia" w:ascii="仿宋_GB2312" w:hAnsi="仿宋_GB2312" w:eastAsia="仿宋_GB2312" w:cs="仿宋_GB2312"/>
            <w:sz w:val="28"/>
            <w:szCs w:val="28"/>
          </w:rPr>
          <w:t>在</w:t>
        </w:r>
      </w:ins>
      <w:r>
        <w:rPr>
          <w:rFonts w:hint="eastAsia" w:ascii="仿宋_GB2312" w:hAnsi="仿宋_GB2312" w:eastAsia="仿宋_GB2312" w:cs="仿宋_GB2312"/>
          <w:sz w:val="28"/>
          <w:szCs w:val="28"/>
        </w:rPr>
        <w:t>嘉宾致辞环节，</w:t>
      </w:r>
      <w:del w:id="18" w:author="士贤 王" w:date="2025-04-27T08:57:00Z">
        <w:r>
          <w:rPr>
            <w:rFonts w:hint="eastAsia" w:ascii="仿宋_GB2312" w:hAnsi="仿宋_GB2312" w:eastAsia="仿宋_GB2312" w:cs="仿宋_GB2312"/>
            <w:sz w:val="28"/>
            <w:szCs w:val="28"/>
          </w:rPr>
          <w:delText>学校</w:delText>
        </w:r>
      </w:del>
      <w:del w:id="19" w:author="士贤 王" w:date="2025-04-27T08:57:00Z">
        <w:r>
          <w:rPr>
            <w:rFonts w:hint="eastAsia" w:ascii="仿宋_GB2312" w:hAnsi="仿宋_GB2312" w:eastAsia="仿宋_GB2312" w:cs="仿宋_GB2312"/>
            <w:kern w:val="0"/>
            <w:sz w:val="28"/>
            <w:szCs w:val="28"/>
            <w:lang w:bidi="ar"/>
          </w:rPr>
          <w:delText>校友工作及对外联络办公室主任、教育发展基金管理处主任</w:delText>
        </w:r>
      </w:del>
      <w:r>
        <w:rPr>
          <w:rFonts w:hint="eastAsia" w:ascii="仿宋_GB2312" w:hAnsi="仿宋_GB2312" w:eastAsia="仿宋_GB2312" w:cs="仿宋_GB2312"/>
          <w:kern w:val="0"/>
          <w:sz w:val="28"/>
          <w:szCs w:val="28"/>
          <w:lang w:bidi="ar"/>
        </w:rPr>
        <w:t>戴则健</w:t>
      </w:r>
      <w:r>
        <w:rPr>
          <w:rFonts w:hint="eastAsia" w:ascii="仿宋_GB2312" w:hAnsi="仿宋_GB2312" w:eastAsia="仿宋_GB2312" w:cs="仿宋_GB2312"/>
          <w:sz w:val="28"/>
          <w:szCs w:val="28"/>
        </w:rPr>
        <w:t>在讲话中指出，作为国家“双一流”建设高校，华中科技大学近年来实现了跨越式发展</w:t>
      </w:r>
      <w:del w:id="20" w:author="士贤 王" w:date="2025-04-27T08:58:00Z">
        <w:r>
          <w:rPr>
            <w:rFonts w:hint="eastAsia" w:ascii="仿宋_GB2312" w:hAnsi="仿宋_GB2312" w:eastAsia="仿宋_GB2312" w:cs="仿宋_GB2312"/>
            <w:sz w:val="28"/>
            <w:szCs w:val="28"/>
          </w:rPr>
          <w:delText>。</w:delText>
        </w:r>
      </w:del>
      <w:ins w:id="21" w:author="士贤 王" w:date="2025-04-27T08:58:00Z">
        <w:r>
          <w:rPr>
            <w:rFonts w:hint="eastAsia" w:ascii="仿宋_GB2312" w:hAnsi="仿宋_GB2312" w:eastAsia="仿宋_GB2312" w:cs="仿宋_GB2312"/>
            <w:sz w:val="28"/>
            <w:szCs w:val="28"/>
          </w:rPr>
          <w:t>，</w:t>
        </w:r>
      </w:ins>
      <w:r>
        <w:rPr>
          <w:rFonts w:hint="eastAsia" w:ascii="仿宋_GB2312" w:hAnsi="仿宋_GB2312" w:eastAsia="仿宋_GB2312" w:cs="仿宋_GB2312"/>
          <w:sz w:val="28"/>
          <w:szCs w:val="28"/>
        </w:rPr>
        <w:t>学校坚持立德树人根本任务，综合办学实力和社会影响力持续提升</w:t>
      </w:r>
      <w:del w:id="22" w:author="士贤 王" w:date="2025-04-27T08:58:00Z">
        <w:r>
          <w:rPr>
            <w:rFonts w:hint="eastAsia" w:ascii="仿宋_GB2312" w:hAnsi="仿宋_GB2312" w:eastAsia="仿宋_GB2312" w:cs="仿宋_GB2312"/>
            <w:sz w:val="28"/>
            <w:szCs w:val="28"/>
          </w:rPr>
          <w:delText>。</w:delText>
        </w:r>
      </w:del>
      <w:ins w:id="23" w:author="士贤 王" w:date="2025-04-27T08:58:00Z">
        <w:r>
          <w:rPr>
            <w:rFonts w:hint="eastAsia" w:ascii="仿宋_GB2312" w:hAnsi="仿宋_GB2312" w:eastAsia="仿宋_GB2312" w:cs="仿宋_GB2312"/>
            <w:sz w:val="28"/>
            <w:szCs w:val="28"/>
          </w:rPr>
          <w:t>，</w:t>
        </w:r>
      </w:ins>
      <w:r>
        <w:rPr>
          <w:rFonts w:hint="eastAsia" w:ascii="仿宋_GB2312" w:hAnsi="仿宋_GB2312" w:eastAsia="仿宋_GB2312" w:cs="仿宋_GB2312"/>
          <w:sz w:val="28"/>
          <w:szCs w:val="28"/>
        </w:rPr>
        <w:t>这些成就的取得离不开广大校友的鼎力支持。校友是学校最宝贵的财富和最亮丽的名片</w:t>
      </w:r>
      <w:del w:id="24" w:author="士贤 王" w:date="2025-04-27T08:58:00Z">
        <w:r>
          <w:rPr>
            <w:rFonts w:hint="eastAsia" w:ascii="仿宋_GB2312" w:hAnsi="仿宋_GB2312" w:eastAsia="仿宋_GB2312" w:cs="仿宋_GB2312"/>
            <w:sz w:val="28"/>
            <w:szCs w:val="28"/>
          </w:rPr>
          <w:delText>。</w:delText>
        </w:r>
      </w:del>
      <w:ins w:id="25" w:author="士贤 王" w:date="2025-04-27T08:58:00Z">
        <w:r>
          <w:rPr>
            <w:rFonts w:hint="eastAsia" w:ascii="仿宋_GB2312" w:hAnsi="仿宋_GB2312" w:eastAsia="仿宋_GB2312" w:cs="仿宋_GB2312"/>
            <w:sz w:val="28"/>
            <w:szCs w:val="28"/>
          </w:rPr>
          <w:t>，</w:t>
        </w:r>
      </w:ins>
      <w:r>
        <w:rPr>
          <w:rFonts w:hint="eastAsia" w:ascii="仿宋_GB2312" w:hAnsi="仿宋_GB2312" w:eastAsia="仿宋_GB2312" w:cs="仿宋_GB2312"/>
          <w:sz w:val="28"/>
          <w:szCs w:val="28"/>
        </w:rPr>
        <w:t>学校高度重视校友工作，将持续完善校友服务体系，与校友们携手共进，共同谱写华中科技大学高质量发展的新篇章</w:t>
      </w:r>
      <w:ins w:id="26" w:author="士贤 王" w:date="2025-04-27T10:37:00Z">
        <w:r>
          <w:rPr>
            <w:rFonts w:hint="eastAsia" w:ascii="仿宋_GB2312" w:hAnsi="仿宋_GB2312" w:eastAsia="仿宋_GB2312" w:cs="仿宋_GB2312"/>
            <w:sz w:val="28"/>
            <w:szCs w:val="28"/>
          </w:rPr>
          <w:t>。</w:t>
        </w:r>
      </w:ins>
      <w:ins w:id="27" w:author="士贤 王" w:date="2025-04-27T10:36:00Z">
        <w:r>
          <w:rPr>
            <w:rFonts w:hint="eastAsia" w:ascii="仿宋_GB2312" w:hAnsi="仿宋_GB2312" w:eastAsia="仿宋_GB2312" w:cs="仿宋_GB2312"/>
            <w:sz w:val="28"/>
            <w:szCs w:val="28"/>
          </w:rPr>
          <w:t>祝贺华中科技大学</w:t>
        </w:r>
      </w:ins>
      <w:ins w:id="28" w:author="士贤 王" w:date="2025-04-27T10:37:00Z">
        <w:r>
          <w:rPr>
            <w:rFonts w:hint="eastAsia" w:ascii="仿宋_GB2312" w:hAnsi="仿宋_GB2312" w:eastAsia="仿宋_GB2312" w:cs="仿宋_GB2312"/>
            <w:sz w:val="28"/>
            <w:szCs w:val="28"/>
          </w:rPr>
          <w:t>武汉校友会软件学院分会成立，</w:t>
        </w:r>
      </w:ins>
      <w:ins w:id="29" w:author="士贤 王" w:date="2025-04-27T10:38:00Z">
        <w:r>
          <w:rPr>
            <w:rFonts w:hint="eastAsia" w:ascii="仿宋_GB2312" w:hAnsi="仿宋_GB2312" w:eastAsia="仿宋_GB2312" w:cs="仿宋_GB2312"/>
            <w:sz w:val="28"/>
            <w:szCs w:val="28"/>
          </w:rPr>
          <w:t>并希望建成武汉地区软件学院校友交流的重要平台，</w:t>
        </w:r>
      </w:ins>
      <w:ins w:id="30" w:author="士贤 王" w:date="2025-04-27T10:39:00Z">
        <w:r>
          <w:rPr>
            <w:rFonts w:hint="eastAsia" w:ascii="仿宋_GB2312" w:hAnsi="仿宋_GB2312" w:eastAsia="仿宋_GB2312" w:cs="仿宋_GB2312"/>
            <w:sz w:val="28"/>
            <w:szCs w:val="28"/>
          </w:rPr>
          <w:t>助力学校学院发展</w:t>
        </w:r>
      </w:ins>
      <w:r>
        <w:rPr>
          <w:rFonts w:hint="eastAsia" w:ascii="仿宋_GB2312" w:hAnsi="仿宋_GB2312" w:eastAsia="仿宋_GB2312" w:cs="仿宋_GB2312"/>
          <w:sz w:val="28"/>
          <w:szCs w:val="28"/>
        </w:rPr>
        <w:t>。</w:t>
      </w:r>
    </w:p>
    <w:p w14:paraId="3F6730C7">
      <w:pPr>
        <w:widowControl/>
        <w:ind w:firstLine="560" w:firstLineChars="200"/>
        <w:jc w:val="left"/>
        <w:rPr>
          <w:rFonts w:ascii="仿宋_GB2312" w:hAnsi="仿宋_GB2312" w:eastAsia="仿宋_GB2312" w:cs="仿宋_GB2312"/>
          <w:kern w:val="0"/>
          <w:sz w:val="28"/>
          <w:szCs w:val="28"/>
          <w:lang w:bidi="ar"/>
        </w:rPr>
      </w:pPr>
      <w:r>
        <w:rPr>
          <w:rFonts w:hint="eastAsia" w:ascii="仿宋_GB2312" w:hAnsi="仿宋_GB2312" w:eastAsia="仿宋_GB2312" w:cs="仿宋_GB2312"/>
          <w:kern w:val="0"/>
          <w:sz w:val="28"/>
          <w:szCs w:val="28"/>
          <w:lang w:bidi="ar"/>
        </w:rPr>
        <w:drawing>
          <wp:inline distT="0" distB="0" distL="114300" distR="114300">
            <wp:extent cx="5270500" cy="3513455"/>
            <wp:effectExtent l="0" t="0" r="12700" b="17145"/>
            <wp:docPr id="5" name="图片 5" descr="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55"/>
                    <pic:cNvPicPr>
                      <a:picLocks noChangeAspect="1"/>
                    </pic:cNvPicPr>
                  </pic:nvPicPr>
                  <pic:blipFill>
                    <a:blip r:embed="rId8"/>
                    <a:stretch>
                      <a:fillRect/>
                    </a:stretch>
                  </pic:blipFill>
                  <pic:spPr>
                    <a:xfrm>
                      <a:off x="0" y="0"/>
                      <a:ext cx="5270500" cy="3513455"/>
                    </a:xfrm>
                    <a:prstGeom prst="rect">
                      <a:avLst/>
                    </a:prstGeom>
                  </pic:spPr>
                </pic:pic>
              </a:graphicData>
            </a:graphic>
          </wp:inline>
        </w:drawing>
      </w:r>
    </w:p>
    <w:p w14:paraId="74C708A6">
      <w:pPr>
        <w:widowControl/>
        <w:ind w:firstLine="560" w:firstLineChars="200"/>
        <w:jc w:val="left"/>
        <w:rPr>
          <w:rFonts w:ascii="仿宋_GB2312" w:hAnsi="仿宋_GB2312" w:eastAsia="仿宋_GB2312" w:cs="仿宋_GB2312"/>
          <w:kern w:val="0"/>
          <w:sz w:val="28"/>
          <w:szCs w:val="28"/>
          <w:lang w:bidi="ar"/>
        </w:rPr>
      </w:pPr>
      <w:del w:id="31" w:author="士贤 王" w:date="2025-04-27T08:59:00Z">
        <w:r>
          <w:rPr>
            <w:rFonts w:hint="eastAsia" w:ascii="仿宋_GB2312" w:hAnsi="仿宋_GB2312" w:eastAsia="仿宋_GB2312" w:cs="仿宋_GB2312"/>
            <w:kern w:val="0"/>
            <w:sz w:val="28"/>
            <w:szCs w:val="28"/>
            <w:lang w:bidi="ar"/>
          </w:rPr>
          <w:delText>华中科技大学武汉校友会常务副会长、建设分会会长</w:delText>
        </w:r>
      </w:del>
      <w:r>
        <w:rPr>
          <w:rFonts w:hint="eastAsia" w:ascii="仿宋_GB2312" w:hAnsi="仿宋_GB2312" w:eastAsia="仿宋_GB2312" w:cs="仿宋_GB2312"/>
          <w:kern w:val="0"/>
          <w:sz w:val="28"/>
          <w:szCs w:val="28"/>
          <w:lang w:bidi="ar"/>
        </w:rPr>
        <w:t>邬毛志</w:t>
      </w:r>
      <w:del w:id="32" w:author="士贤 王" w:date="2025-04-27T08:59:00Z">
        <w:r>
          <w:rPr>
            <w:rFonts w:hint="eastAsia" w:ascii="仿宋_GB2312" w:hAnsi="仿宋_GB2312" w:eastAsia="仿宋_GB2312" w:cs="仿宋_GB2312"/>
            <w:kern w:val="0"/>
            <w:sz w:val="28"/>
            <w:szCs w:val="28"/>
            <w:lang w:bidi="ar"/>
          </w:rPr>
          <w:delText>先生</w:delText>
        </w:r>
      </w:del>
      <w:r>
        <w:rPr>
          <w:rFonts w:hint="eastAsia" w:ascii="仿宋_GB2312" w:hAnsi="仿宋_GB2312" w:eastAsia="仿宋_GB2312" w:cs="仿宋_GB2312"/>
          <w:kern w:val="0"/>
          <w:sz w:val="28"/>
          <w:szCs w:val="28"/>
          <w:lang w:bidi="ar"/>
        </w:rPr>
        <w:t>在致辞中对软件学院分会的成立表示热烈祝贺，</w:t>
      </w:r>
      <w:ins w:id="33" w:author="士贤 王" w:date="2025-04-27T08:59:00Z">
        <w:r>
          <w:rPr>
            <w:rFonts w:hint="eastAsia" w:ascii="仿宋_GB2312" w:hAnsi="仿宋_GB2312" w:eastAsia="仿宋_GB2312" w:cs="仿宋_GB2312"/>
            <w:kern w:val="0"/>
            <w:sz w:val="28"/>
            <w:szCs w:val="28"/>
            <w:lang w:bidi="ar"/>
          </w:rPr>
          <w:t>欢迎加入华中科技大学武汉校友会大家庭，武汉校友会将</w:t>
        </w:r>
      </w:ins>
      <w:ins w:id="34" w:author="士贤 王" w:date="2025-04-27T09:00:00Z">
        <w:r>
          <w:rPr>
            <w:rFonts w:hint="eastAsia" w:ascii="仿宋_GB2312" w:hAnsi="仿宋_GB2312" w:eastAsia="仿宋_GB2312" w:cs="仿宋_GB2312"/>
            <w:kern w:val="0"/>
            <w:sz w:val="28"/>
            <w:szCs w:val="28"/>
            <w:lang w:bidi="ar"/>
          </w:rPr>
          <w:t>大力</w:t>
        </w:r>
      </w:ins>
      <w:ins w:id="35" w:author="士贤 王" w:date="2025-04-27T08:59:00Z">
        <w:r>
          <w:rPr>
            <w:rFonts w:hint="eastAsia" w:ascii="仿宋_GB2312" w:hAnsi="仿宋_GB2312" w:eastAsia="仿宋_GB2312" w:cs="仿宋_GB2312"/>
            <w:kern w:val="0"/>
            <w:sz w:val="28"/>
            <w:szCs w:val="28"/>
            <w:lang w:bidi="ar"/>
          </w:rPr>
          <w:t>支持软件学院分会的</w:t>
        </w:r>
      </w:ins>
      <w:ins w:id="36" w:author="士贤 王" w:date="2025-04-27T09:00:00Z">
        <w:r>
          <w:rPr>
            <w:rFonts w:hint="eastAsia" w:ascii="仿宋_GB2312" w:hAnsi="仿宋_GB2312" w:eastAsia="仿宋_GB2312" w:cs="仿宋_GB2312"/>
            <w:kern w:val="0"/>
            <w:sz w:val="28"/>
            <w:szCs w:val="28"/>
            <w:lang w:bidi="ar"/>
          </w:rPr>
          <w:t>发展，</w:t>
        </w:r>
      </w:ins>
      <w:r>
        <w:rPr>
          <w:rFonts w:hint="eastAsia" w:ascii="仿宋_GB2312" w:hAnsi="仿宋_GB2312" w:eastAsia="仿宋_GB2312" w:cs="仿宋_GB2312"/>
          <w:kern w:val="0"/>
          <w:sz w:val="28"/>
          <w:szCs w:val="28"/>
          <w:lang w:bidi="ar"/>
        </w:rPr>
        <w:t>他号召校友们凝聚智慧，同心同行，携手再创辉煌。</w:t>
      </w:r>
    </w:p>
    <w:p w14:paraId="12A3B7A7">
      <w:pPr>
        <w:widowControl/>
        <w:jc w:val="left"/>
        <w:rPr>
          <w:rFonts w:ascii="仿宋_GB2312" w:hAnsi="仿宋_GB2312" w:eastAsia="仿宋_GB2312" w:cs="仿宋_GB2312"/>
          <w:kern w:val="0"/>
          <w:sz w:val="28"/>
          <w:szCs w:val="28"/>
          <w:lang w:bidi="ar"/>
        </w:rPr>
      </w:pPr>
      <w:r>
        <w:rPr>
          <w:rFonts w:hint="eastAsia" w:ascii="仿宋_GB2312" w:hAnsi="仿宋_GB2312" w:eastAsia="仿宋_GB2312" w:cs="仿宋_GB2312"/>
          <w:kern w:val="0"/>
          <w:sz w:val="28"/>
          <w:szCs w:val="28"/>
          <w:lang w:bidi="ar"/>
        </w:rPr>
        <w:drawing>
          <wp:inline distT="0" distB="0" distL="114300" distR="114300">
            <wp:extent cx="5271770" cy="3514090"/>
            <wp:effectExtent l="0" t="0" r="11430" b="3810"/>
            <wp:docPr id="2" name="图片 2"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22"/>
                    <pic:cNvPicPr>
                      <a:picLocks noChangeAspect="1"/>
                    </pic:cNvPicPr>
                  </pic:nvPicPr>
                  <pic:blipFill>
                    <a:blip r:embed="rId9"/>
                    <a:stretch>
                      <a:fillRect/>
                    </a:stretch>
                  </pic:blipFill>
                  <pic:spPr>
                    <a:xfrm>
                      <a:off x="0" y="0"/>
                      <a:ext cx="5271770" cy="3514090"/>
                    </a:xfrm>
                    <a:prstGeom prst="rect">
                      <a:avLst/>
                    </a:prstGeom>
                  </pic:spPr>
                </pic:pic>
              </a:graphicData>
            </a:graphic>
          </wp:inline>
        </w:drawing>
      </w:r>
    </w:p>
    <w:p w14:paraId="2DC93226">
      <w:pPr>
        <w:widowControl/>
        <w:ind w:firstLine="560" w:firstLineChars="200"/>
        <w:rPr>
          <w:rFonts w:ascii="仿宋_GB2312" w:hAnsi="仿宋_GB2312" w:eastAsia="仿宋_GB2312" w:cs="仿宋_GB2312"/>
          <w:kern w:val="0"/>
          <w:sz w:val="28"/>
          <w:szCs w:val="28"/>
          <w:lang w:bidi="ar"/>
        </w:rPr>
      </w:pPr>
      <w:del w:id="37" w:author="士贤 王" w:date="2025-04-27T09:00:00Z">
        <w:r>
          <w:rPr>
            <w:rFonts w:hint="eastAsia" w:ascii="仿宋_GB2312" w:hAnsi="仿宋_GB2312" w:eastAsia="仿宋_GB2312" w:cs="仿宋_GB2312"/>
            <w:kern w:val="0"/>
            <w:sz w:val="28"/>
            <w:szCs w:val="28"/>
            <w:lang w:bidi="ar"/>
          </w:rPr>
          <w:delText>华中科技大学北京校友会软件学院分会副会长</w:delText>
        </w:r>
      </w:del>
      <w:r>
        <w:rPr>
          <w:rFonts w:hint="eastAsia" w:ascii="仿宋_GB2312" w:hAnsi="仿宋_GB2312" w:eastAsia="仿宋_GB2312" w:cs="仿宋_GB2312"/>
          <w:kern w:val="0"/>
          <w:sz w:val="28"/>
          <w:szCs w:val="28"/>
          <w:lang w:bidi="ar"/>
        </w:rPr>
        <w:t>刘石川</w:t>
      </w:r>
      <w:del w:id="38" w:author="士贤 王" w:date="2025-04-27T09:00:00Z">
        <w:r>
          <w:rPr>
            <w:rFonts w:hint="eastAsia" w:ascii="仿宋_GB2312" w:hAnsi="仿宋_GB2312" w:eastAsia="仿宋_GB2312" w:cs="仿宋_GB2312"/>
            <w:kern w:val="0"/>
            <w:sz w:val="28"/>
            <w:szCs w:val="28"/>
            <w:lang w:bidi="ar"/>
          </w:rPr>
          <w:delText>先生</w:delText>
        </w:r>
      </w:del>
      <w:r>
        <w:rPr>
          <w:rFonts w:hint="eastAsia" w:ascii="仿宋_GB2312" w:hAnsi="仿宋_GB2312" w:eastAsia="仿宋_GB2312" w:cs="仿宋_GB2312"/>
          <w:kern w:val="0"/>
          <w:sz w:val="28"/>
          <w:szCs w:val="28"/>
          <w:lang w:bidi="ar"/>
        </w:rPr>
        <w:t>在致辞中表示，作为北京校友会代表，他怀着无比欣喜的心情见证武汉校友会软件学院分会的成立，这标志着软件学院校友网络建设又迈出了坚实一步，未来北京校友会软件学院分会将全力支持武汉兄弟分会的工作，共同搭建校友交流的桥梁。</w:t>
      </w:r>
    </w:p>
    <w:p w14:paraId="1A95A34A">
      <w:pPr>
        <w:widowControl/>
        <w:ind w:firstLine="560" w:firstLineChars="200"/>
        <w:rPr>
          <w:rFonts w:ascii="仿宋_GB2312" w:hAnsi="仿宋_GB2312" w:eastAsia="仿宋_GB2312" w:cs="仿宋_GB2312"/>
          <w:kern w:val="0"/>
          <w:sz w:val="28"/>
          <w:szCs w:val="28"/>
          <w:lang w:bidi="ar"/>
        </w:rPr>
      </w:pPr>
      <w:r>
        <w:rPr>
          <w:rFonts w:hint="eastAsia" w:ascii="仿宋_GB2312" w:hAnsi="仿宋_GB2312" w:eastAsia="仿宋_GB2312" w:cs="仿宋_GB2312"/>
          <w:kern w:val="0"/>
          <w:sz w:val="28"/>
          <w:szCs w:val="28"/>
          <w:lang w:bidi="ar"/>
        </w:rPr>
        <w:drawing>
          <wp:inline distT="0" distB="0" distL="114300" distR="114300">
            <wp:extent cx="5271135" cy="3514090"/>
            <wp:effectExtent l="0" t="0" r="12065" b="16510"/>
            <wp:docPr id="24" name="图片 24" descr="O4021.JPG~tplv-9lv23dm2t1-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O4021.JPG~tplv-9lv23dm2t1-image"/>
                    <pic:cNvPicPr>
                      <a:picLocks noChangeAspect="1"/>
                    </pic:cNvPicPr>
                  </pic:nvPicPr>
                  <pic:blipFill>
                    <a:blip r:embed="rId10"/>
                    <a:stretch>
                      <a:fillRect/>
                    </a:stretch>
                  </pic:blipFill>
                  <pic:spPr>
                    <a:xfrm>
                      <a:off x="0" y="0"/>
                      <a:ext cx="5271135" cy="3514090"/>
                    </a:xfrm>
                    <a:prstGeom prst="rect">
                      <a:avLst/>
                    </a:prstGeom>
                  </pic:spPr>
                </pic:pic>
              </a:graphicData>
            </a:graphic>
          </wp:inline>
        </w:drawing>
      </w:r>
    </w:p>
    <w:p w14:paraId="79A60C4B">
      <w:pPr>
        <w:widowControl/>
        <w:ind w:firstLine="560" w:firstLineChars="200"/>
        <w:jc w:val="left"/>
        <w:rPr>
          <w:rFonts w:ascii="仿宋_GB2312" w:hAnsi="仿宋_GB2312" w:eastAsia="仿宋_GB2312" w:cs="仿宋_GB2312"/>
          <w:kern w:val="0"/>
          <w:sz w:val="28"/>
          <w:szCs w:val="28"/>
          <w:lang w:bidi="ar"/>
        </w:rPr>
      </w:pPr>
      <w:del w:id="39" w:author="士贤 王" w:date="2025-04-27T09:02:00Z">
        <w:r>
          <w:rPr>
            <w:rFonts w:hint="eastAsia" w:ascii="仿宋_GB2312" w:hAnsi="仿宋_GB2312" w:eastAsia="仿宋_GB2312" w:cs="仿宋_GB2312"/>
            <w:kern w:val="0"/>
            <w:sz w:val="28"/>
            <w:szCs w:val="28"/>
            <w:lang w:bidi="ar"/>
          </w:rPr>
          <w:delText>软件学院党委书记</w:delText>
        </w:r>
      </w:del>
      <w:r>
        <w:rPr>
          <w:rFonts w:hint="eastAsia" w:ascii="仿宋_GB2312" w:hAnsi="仿宋_GB2312" w:eastAsia="仿宋_GB2312" w:cs="仿宋_GB2312"/>
          <w:kern w:val="0"/>
          <w:sz w:val="28"/>
          <w:szCs w:val="28"/>
          <w:lang w:bidi="ar"/>
        </w:rPr>
        <w:t>王士贤</w:t>
      </w:r>
      <w:del w:id="40" w:author="士贤 王" w:date="2025-04-27T09:02:00Z">
        <w:r>
          <w:rPr>
            <w:rFonts w:hint="eastAsia" w:ascii="仿宋_GB2312" w:hAnsi="仿宋_GB2312" w:eastAsia="仿宋_GB2312" w:cs="仿宋_GB2312"/>
            <w:kern w:val="0"/>
            <w:sz w:val="28"/>
            <w:szCs w:val="28"/>
            <w:lang w:bidi="ar"/>
          </w:rPr>
          <w:delText>，</w:delText>
        </w:r>
      </w:del>
      <w:r>
        <w:rPr>
          <w:rFonts w:hint="eastAsia" w:ascii="仿宋_GB2312" w:hAnsi="仿宋_GB2312" w:eastAsia="仿宋_GB2312" w:cs="仿宋_GB2312"/>
          <w:kern w:val="0"/>
          <w:sz w:val="28"/>
          <w:szCs w:val="28"/>
          <w:lang w:bidi="ar"/>
        </w:rPr>
        <w:t>在致辞中回顾了学院近年来在学科建设、人才培养等方面取得的显著成就。他指出，建院以来，学院培养了一批特色鲜明的高素质创新实践人才，毕业生现已成为我国</w:t>
      </w:r>
      <w:ins w:id="41" w:author="士贤 王" w:date="2025-04-27T09:02:00Z">
        <w:r>
          <w:rPr>
            <w:rFonts w:hint="eastAsia" w:ascii="仿宋_GB2312" w:hAnsi="仿宋_GB2312" w:eastAsia="仿宋_GB2312" w:cs="仿宋_GB2312"/>
            <w:kern w:val="0"/>
            <w:sz w:val="28"/>
            <w:szCs w:val="28"/>
            <w:lang w:bidi="ar"/>
          </w:rPr>
          <w:t>人工智能与</w:t>
        </w:r>
      </w:ins>
      <w:ins w:id="42" w:author="士贤 王" w:date="2025-04-27T09:03:00Z">
        <w:r>
          <w:rPr>
            <w:rFonts w:hint="eastAsia" w:ascii="仿宋_GB2312" w:hAnsi="仿宋_GB2312" w:eastAsia="仿宋_GB2312" w:cs="仿宋_GB2312"/>
            <w:kern w:val="0"/>
            <w:sz w:val="28"/>
            <w:szCs w:val="28"/>
            <w:lang w:bidi="ar"/>
          </w:rPr>
          <w:t>软件行业</w:t>
        </w:r>
      </w:ins>
      <w:del w:id="43" w:author="士贤 王" w:date="2025-04-27T09:02:00Z">
        <w:r>
          <w:rPr>
            <w:rFonts w:hint="eastAsia" w:ascii="仿宋_GB2312" w:hAnsi="仿宋_GB2312" w:eastAsia="仿宋_GB2312" w:cs="仿宋_GB2312"/>
            <w:kern w:val="0"/>
            <w:sz w:val="28"/>
            <w:szCs w:val="28"/>
            <w:lang w:bidi="ar"/>
          </w:rPr>
          <w:delText>IT</w:delText>
        </w:r>
      </w:del>
      <w:del w:id="44" w:author="士贤 王" w:date="2025-04-27T09:03:00Z">
        <w:r>
          <w:rPr>
            <w:rFonts w:hint="eastAsia" w:ascii="仿宋_GB2312" w:hAnsi="仿宋_GB2312" w:eastAsia="仿宋_GB2312" w:cs="仿宋_GB2312"/>
            <w:kern w:val="0"/>
            <w:sz w:val="28"/>
            <w:szCs w:val="28"/>
            <w:lang w:bidi="ar"/>
          </w:rPr>
          <w:delText>行业特别是软件行业</w:delText>
        </w:r>
      </w:del>
      <w:r>
        <w:rPr>
          <w:rFonts w:hint="eastAsia" w:ascii="仿宋_GB2312" w:hAnsi="仿宋_GB2312" w:eastAsia="仿宋_GB2312" w:cs="仿宋_GB2312"/>
          <w:kern w:val="0"/>
          <w:sz w:val="28"/>
          <w:szCs w:val="28"/>
          <w:lang w:bidi="ar"/>
        </w:rPr>
        <w:t>的一支生力军，得到了社会广泛认同和高度评价。学院将始终把校友作为宝贵资源，</w:t>
      </w:r>
      <w:ins w:id="45" w:author="士贤 王" w:date="2025-04-27T09:01:00Z">
        <w:r>
          <w:rPr>
            <w:rFonts w:hint="eastAsia" w:ascii="仿宋_GB2312" w:hAnsi="仿宋_GB2312" w:eastAsia="仿宋_GB2312" w:cs="仿宋_GB2312"/>
            <w:kern w:val="0"/>
            <w:sz w:val="28"/>
            <w:szCs w:val="28"/>
            <w:lang w:bidi="ar"/>
          </w:rPr>
          <w:t>通过建设校友会为校友搭建交流平台，努力建设学院与校友共同体，</w:t>
        </w:r>
      </w:ins>
      <w:del w:id="46" w:author="士贤 王" w:date="2025-04-27T09:01:00Z">
        <w:r>
          <w:rPr>
            <w:rFonts w:hint="eastAsia" w:ascii="仿宋_GB2312" w:hAnsi="仿宋_GB2312" w:eastAsia="仿宋_GB2312" w:cs="仿宋_GB2312"/>
            <w:kern w:val="0"/>
            <w:sz w:val="28"/>
            <w:szCs w:val="28"/>
            <w:lang w:bidi="ar"/>
          </w:rPr>
          <w:delText>期待</w:delText>
        </w:r>
      </w:del>
      <w:r>
        <w:rPr>
          <w:rFonts w:hint="eastAsia" w:ascii="仿宋_GB2312" w:hAnsi="仿宋_GB2312" w:eastAsia="仿宋_GB2312" w:cs="仿宋_GB2312"/>
          <w:kern w:val="0"/>
          <w:sz w:val="28"/>
          <w:szCs w:val="28"/>
          <w:lang w:bidi="ar"/>
        </w:rPr>
        <w:t>与校友</w:t>
      </w:r>
      <w:del w:id="47" w:author="士贤 王" w:date="2025-04-27T09:02:00Z">
        <w:r>
          <w:rPr>
            <w:rFonts w:hint="eastAsia" w:ascii="仿宋_GB2312" w:hAnsi="仿宋_GB2312" w:eastAsia="仿宋_GB2312" w:cs="仿宋_GB2312"/>
            <w:kern w:val="0"/>
            <w:sz w:val="28"/>
            <w:szCs w:val="28"/>
            <w:lang w:bidi="ar"/>
          </w:rPr>
          <w:delText>们</w:delText>
        </w:r>
      </w:del>
      <w:r>
        <w:rPr>
          <w:rFonts w:hint="eastAsia" w:ascii="仿宋_GB2312" w:hAnsi="仿宋_GB2312" w:eastAsia="仿宋_GB2312" w:cs="仿宋_GB2312"/>
          <w:kern w:val="0"/>
          <w:sz w:val="28"/>
          <w:szCs w:val="28"/>
          <w:lang w:bidi="ar"/>
        </w:rPr>
        <w:t>携手共进，</w:t>
      </w:r>
      <w:ins w:id="48" w:author="士贤 王" w:date="2025-04-27T09:02:00Z">
        <w:r>
          <w:rPr>
            <w:rFonts w:hint="eastAsia" w:ascii="仿宋_GB2312" w:hAnsi="仿宋_GB2312" w:eastAsia="仿宋_GB2312" w:cs="仿宋_GB2312"/>
            <w:kern w:val="0"/>
            <w:sz w:val="28"/>
            <w:szCs w:val="28"/>
            <w:lang w:bidi="ar"/>
          </w:rPr>
          <w:t>共同努力建设一流软件</w:t>
        </w:r>
      </w:ins>
      <w:del w:id="49" w:author="士贤 王" w:date="2025-04-27T09:02:00Z">
        <w:r>
          <w:rPr>
            <w:rFonts w:hint="eastAsia" w:ascii="仿宋_GB2312" w:hAnsi="仿宋_GB2312" w:eastAsia="仿宋_GB2312" w:cs="仿宋_GB2312"/>
            <w:kern w:val="0"/>
            <w:sz w:val="28"/>
            <w:szCs w:val="28"/>
            <w:lang w:bidi="ar"/>
          </w:rPr>
          <w:delText>开创</w:delText>
        </w:r>
      </w:del>
      <w:r>
        <w:rPr>
          <w:rFonts w:hint="eastAsia" w:ascii="仿宋_GB2312" w:hAnsi="仿宋_GB2312" w:eastAsia="仿宋_GB2312" w:cs="仿宋_GB2312"/>
          <w:kern w:val="0"/>
          <w:sz w:val="28"/>
          <w:szCs w:val="28"/>
          <w:lang w:bidi="ar"/>
        </w:rPr>
        <w:t>学院</w:t>
      </w:r>
      <w:del w:id="50" w:author="士贤 王" w:date="2025-04-27T09:02:00Z">
        <w:r>
          <w:rPr>
            <w:rFonts w:hint="eastAsia" w:ascii="仿宋_GB2312" w:hAnsi="仿宋_GB2312" w:eastAsia="仿宋_GB2312" w:cs="仿宋_GB2312"/>
            <w:kern w:val="0"/>
            <w:sz w:val="28"/>
            <w:szCs w:val="28"/>
            <w:lang w:bidi="ar"/>
          </w:rPr>
          <w:delText>发展新局面</w:delText>
        </w:r>
      </w:del>
      <w:r>
        <w:rPr>
          <w:rFonts w:hint="eastAsia" w:ascii="仿宋_GB2312" w:hAnsi="仿宋_GB2312" w:eastAsia="仿宋_GB2312" w:cs="仿宋_GB2312"/>
          <w:kern w:val="0"/>
          <w:sz w:val="28"/>
          <w:szCs w:val="28"/>
          <w:lang w:bidi="ar"/>
        </w:rPr>
        <w:t>。</w:t>
      </w:r>
    </w:p>
    <w:p w14:paraId="78D129C7">
      <w:pPr>
        <w:widowControl/>
        <w:ind w:firstLine="560" w:firstLineChars="200"/>
        <w:jc w:val="left"/>
        <w:rPr>
          <w:rFonts w:ascii="仿宋_GB2312" w:hAnsi="仿宋_GB2312" w:eastAsia="仿宋_GB2312" w:cs="仿宋_GB2312"/>
          <w:kern w:val="0"/>
          <w:sz w:val="28"/>
          <w:szCs w:val="28"/>
          <w:lang w:bidi="ar"/>
        </w:rPr>
        <w:pPrChange w:id="51" w:author="chunyubloc ²⁰¹⁸" w:date="2025-04-27T11:27:45Z">
          <w:pPr>
            <w:widowControl/>
            <w:ind w:firstLine="560" w:firstLineChars="200"/>
            <w:jc w:val="left"/>
          </w:pPr>
        </w:pPrChange>
      </w:pPr>
      <w:ins w:id="52" w:author="士贤 王" w:date="2025-04-27T10:40:00Z">
        <w:del w:id="53" w:author="chunyubloc ²⁰¹⁸" w:date="2025-04-27T11:18:12Z">
          <w:r>
            <w:rPr>
              <w:rFonts w:hint="default" w:ascii="仿宋_GB2312" w:hAnsi="仿宋_GB2312" w:eastAsia="仿宋_GB2312" w:cs="仿宋_GB2312"/>
              <w:kern w:val="0"/>
              <w:sz w:val="28"/>
              <w:szCs w:val="28"/>
              <w:lang w:val="en-US" w:bidi="ar"/>
            </w:rPr>
            <w:delText>Xxx</w:delText>
          </w:r>
        </w:del>
      </w:ins>
      <w:ins w:id="54" w:author="chunyubloc ²⁰¹⁸" w:date="2025-04-27T11:18:14Z">
        <w:r>
          <w:rPr>
            <w:rFonts w:hint="eastAsia" w:ascii="仿宋_GB2312" w:hAnsi="仿宋_GB2312" w:eastAsia="仿宋_GB2312" w:cs="仿宋_GB2312"/>
            <w:kern w:val="0"/>
            <w:sz w:val="28"/>
            <w:szCs w:val="28"/>
            <w:lang w:val="en-US" w:eastAsia="zh-CN" w:bidi="ar"/>
          </w:rPr>
          <w:t>石墨</w:t>
        </w:r>
      </w:ins>
      <w:ins w:id="55" w:author="chunyubloc ²⁰¹⁸" w:date="2025-04-27T11:18:15Z">
        <w:r>
          <w:rPr>
            <w:rFonts w:hint="eastAsia" w:ascii="仿宋_GB2312" w:hAnsi="仿宋_GB2312" w:eastAsia="仿宋_GB2312" w:cs="仿宋_GB2312"/>
            <w:kern w:val="0"/>
            <w:sz w:val="28"/>
            <w:szCs w:val="28"/>
            <w:lang w:val="en-US" w:eastAsia="zh-CN" w:bidi="ar"/>
          </w:rPr>
          <w:t>文档</w:t>
        </w:r>
      </w:ins>
      <w:ins w:id="56" w:author="士贤 王" w:date="2025-04-27T10:40:00Z">
        <w:r>
          <w:rPr>
            <w:rFonts w:hint="eastAsia" w:ascii="仿宋_GB2312" w:hAnsi="仿宋_GB2312" w:eastAsia="仿宋_GB2312" w:cs="仿宋_GB2312"/>
            <w:kern w:val="0"/>
            <w:sz w:val="28"/>
            <w:szCs w:val="28"/>
            <w:lang w:bidi="ar"/>
          </w:rPr>
          <w:t>创始人、</w:t>
        </w:r>
      </w:ins>
      <w:ins w:id="57" w:author="士贤 王" w:date="2025-04-27T10:40:00Z">
        <w:del w:id="58" w:author="chunyubloc ²⁰¹⁸" w:date="2025-04-27T11:18:18Z">
          <w:r>
            <w:rPr>
              <w:rFonts w:hint="default" w:ascii="仿宋_GB2312" w:hAnsi="仿宋_GB2312" w:eastAsia="仿宋_GB2312" w:cs="仿宋_GB2312"/>
              <w:kern w:val="0"/>
              <w:sz w:val="28"/>
              <w:szCs w:val="28"/>
              <w:lang w:val="en-US" w:bidi="ar"/>
            </w:rPr>
            <w:delText>xxx</w:delText>
          </w:r>
        </w:del>
      </w:ins>
      <w:ins w:id="59" w:author="chunyubloc ²⁰¹⁸" w:date="2025-04-27T11:18:18Z">
        <w:r>
          <w:rPr>
            <w:rFonts w:hint="eastAsia" w:ascii="仿宋_GB2312" w:hAnsi="仿宋_GB2312" w:eastAsia="仿宋_GB2312" w:cs="仿宋_GB2312"/>
            <w:kern w:val="0"/>
            <w:sz w:val="28"/>
            <w:szCs w:val="28"/>
            <w:lang w:val="en-US" w:eastAsia="zh-CN" w:bidi="ar"/>
          </w:rPr>
          <w:t>20</w:t>
        </w:r>
      </w:ins>
      <w:ins w:id="60" w:author="chunyubloc ²⁰¹⁸" w:date="2025-04-27T11:18:19Z">
        <w:r>
          <w:rPr>
            <w:rFonts w:hint="eastAsia" w:ascii="仿宋_GB2312" w:hAnsi="仿宋_GB2312" w:eastAsia="仿宋_GB2312" w:cs="仿宋_GB2312"/>
            <w:kern w:val="0"/>
            <w:sz w:val="28"/>
            <w:szCs w:val="28"/>
            <w:lang w:val="en-US" w:eastAsia="zh-CN" w:bidi="ar"/>
          </w:rPr>
          <w:t>03</w:t>
        </w:r>
      </w:ins>
      <w:ins w:id="61" w:author="士贤 王" w:date="2025-04-27T10:40:00Z">
        <w:r>
          <w:rPr>
            <w:rFonts w:hint="eastAsia" w:ascii="仿宋_GB2312" w:hAnsi="仿宋_GB2312" w:eastAsia="仿宋_GB2312" w:cs="仿宋_GB2312"/>
            <w:kern w:val="0"/>
            <w:sz w:val="28"/>
            <w:szCs w:val="28"/>
            <w:lang w:bidi="ar"/>
          </w:rPr>
          <w:t>级</w:t>
        </w:r>
      </w:ins>
      <w:ins w:id="62" w:author="chunyubloc ²⁰¹⁸" w:date="2025-04-27T11:18:23Z">
        <w:r>
          <w:rPr>
            <w:rFonts w:hint="eastAsia" w:ascii="仿宋_GB2312" w:hAnsi="仿宋_GB2312" w:eastAsia="仿宋_GB2312" w:cs="仿宋_GB2312"/>
            <w:kern w:val="0"/>
            <w:sz w:val="28"/>
            <w:szCs w:val="28"/>
            <w:lang w:val="en-US" w:eastAsia="zh-CN" w:bidi="ar"/>
          </w:rPr>
          <w:t>本科</w:t>
        </w:r>
      </w:ins>
      <w:ins w:id="63" w:author="士贤 王" w:date="2025-04-27T10:40:00Z">
        <w:r>
          <w:rPr>
            <w:rFonts w:hint="eastAsia" w:ascii="仿宋_GB2312" w:hAnsi="仿宋_GB2312" w:eastAsia="仿宋_GB2312" w:cs="仿宋_GB2312"/>
            <w:kern w:val="0"/>
            <w:sz w:val="28"/>
            <w:szCs w:val="28"/>
            <w:lang w:bidi="ar"/>
          </w:rPr>
          <w:t>校友</w:t>
        </w:r>
      </w:ins>
      <w:ins w:id="64" w:author="士贤 王" w:date="2025-04-27T10:40:00Z">
        <w:del w:id="65" w:author="chunyubloc ²⁰¹⁸" w:date="2025-04-27T11:18:26Z">
          <w:r>
            <w:rPr>
              <w:rFonts w:hint="default" w:ascii="仿宋_GB2312" w:hAnsi="仿宋_GB2312" w:eastAsia="仿宋_GB2312" w:cs="仿宋_GB2312"/>
              <w:kern w:val="0"/>
              <w:sz w:val="28"/>
              <w:szCs w:val="28"/>
              <w:lang w:val="en-US" w:bidi="ar"/>
            </w:rPr>
            <w:delText>xxxx</w:delText>
          </w:r>
        </w:del>
      </w:ins>
      <w:ins w:id="66" w:author="chunyubloc ²⁰¹⁸" w:date="2025-04-27T11:18:28Z">
        <w:r>
          <w:rPr>
            <w:rFonts w:hint="eastAsia" w:ascii="仿宋_GB2312" w:hAnsi="仿宋_GB2312" w:eastAsia="仿宋_GB2312" w:cs="仿宋_GB2312"/>
            <w:kern w:val="0"/>
            <w:sz w:val="28"/>
            <w:szCs w:val="28"/>
            <w:lang w:val="en-US" w:eastAsia="zh-CN" w:bidi="ar"/>
          </w:rPr>
          <w:t>吴洁</w:t>
        </w:r>
      </w:ins>
      <w:ins w:id="67" w:author="士贤 王" w:date="2025-04-27T10:40:00Z">
        <w:r>
          <w:rPr>
            <w:rFonts w:hint="eastAsia" w:ascii="仿宋_GB2312" w:hAnsi="仿宋_GB2312" w:eastAsia="仿宋_GB2312" w:cs="仿宋_GB2312"/>
            <w:kern w:val="0"/>
            <w:sz w:val="28"/>
            <w:szCs w:val="28"/>
            <w:lang w:bidi="ar"/>
          </w:rPr>
          <w:t>，</w:t>
        </w:r>
      </w:ins>
      <w:ins w:id="68" w:author="士贤 王" w:date="2025-04-27T10:41:00Z">
        <w:del w:id="69" w:author="chunyubloc ²⁰¹⁸" w:date="2025-04-27T11:19:53Z">
          <w:r>
            <w:rPr>
              <w:rFonts w:hint="default" w:ascii="仿宋_GB2312" w:hAnsi="仿宋_GB2312" w:eastAsia="仿宋_GB2312" w:cs="仿宋_GB2312"/>
              <w:kern w:val="0"/>
              <w:sz w:val="28"/>
              <w:szCs w:val="28"/>
              <w:lang w:val="en-US" w:bidi="ar"/>
            </w:rPr>
            <w:delText>Xxx</w:delText>
          </w:r>
        </w:del>
      </w:ins>
      <w:ins w:id="70" w:author="chunyubloc ²⁰¹⁸" w:date="2025-04-27T11:19:55Z">
        <w:r>
          <w:rPr>
            <w:rFonts w:hint="eastAsia" w:ascii="仿宋_GB2312" w:hAnsi="仿宋_GB2312" w:eastAsia="仿宋_GB2312" w:cs="仿宋_GB2312"/>
            <w:kern w:val="0"/>
            <w:sz w:val="28"/>
            <w:szCs w:val="28"/>
            <w:lang w:val="en-US" w:eastAsia="zh-CN" w:bidi="ar"/>
          </w:rPr>
          <w:t>问卷星</w:t>
        </w:r>
      </w:ins>
      <w:ins w:id="71" w:author="chunyubloc ²⁰¹⁸" w:date="2025-04-27T11:20:50Z">
        <w:r>
          <w:rPr>
            <w:rFonts w:hint="eastAsia" w:ascii="仿宋_GB2312" w:hAnsi="仿宋_GB2312" w:eastAsia="仿宋_GB2312" w:cs="仿宋_GB2312"/>
            <w:kern w:val="0"/>
            <w:sz w:val="28"/>
            <w:szCs w:val="28"/>
            <w:lang w:val="en-US" w:eastAsia="zh-CN" w:bidi="ar"/>
          </w:rPr>
          <w:t>联合</w:t>
        </w:r>
      </w:ins>
      <w:ins w:id="72" w:author="士贤 王" w:date="2025-04-27T10:41:00Z">
        <w:r>
          <w:rPr>
            <w:rFonts w:hint="eastAsia" w:ascii="仿宋_GB2312" w:hAnsi="仿宋_GB2312" w:eastAsia="仿宋_GB2312" w:cs="仿宋_GB2312"/>
            <w:kern w:val="0"/>
            <w:sz w:val="28"/>
            <w:szCs w:val="28"/>
            <w:lang w:bidi="ar"/>
          </w:rPr>
          <w:t>创始人、</w:t>
        </w:r>
      </w:ins>
      <w:ins w:id="73" w:author="chunyubloc ²⁰¹⁸" w:date="2025-04-27T11:20:53Z">
        <w:r>
          <w:rPr>
            <w:rFonts w:hint="default" w:ascii="仿宋_GB2312" w:hAnsi="仿宋_GB2312" w:eastAsia="仿宋_GB2312" w:cs="仿宋_GB2312"/>
            <w:kern w:val="0"/>
            <w:sz w:val="28"/>
            <w:szCs w:val="28"/>
            <w:lang w:val="en-US" w:bidi="ar"/>
          </w:rPr>
          <w:t>C</w:t>
        </w:r>
      </w:ins>
      <w:ins w:id="74" w:author="chunyubloc ²⁰¹⁸" w:date="2025-04-27T11:20:54Z">
        <w:r>
          <w:rPr>
            <w:rFonts w:hint="default" w:ascii="仿宋_GB2312" w:hAnsi="仿宋_GB2312" w:eastAsia="仿宋_GB2312" w:cs="仿宋_GB2312"/>
            <w:kern w:val="0"/>
            <w:sz w:val="28"/>
            <w:szCs w:val="28"/>
            <w:lang w:val="en-US" w:bidi="ar"/>
          </w:rPr>
          <w:t>E</w:t>
        </w:r>
      </w:ins>
      <w:ins w:id="75" w:author="chunyubloc ²⁰¹⁸" w:date="2025-04-27T11:20:56Z">
        <w:r>
          <w:rPr>
            <w:rFonts w:hint="default" w:ascii="仿宋_GB2312" w:hAnsi="仿宋_GB2312" w:eastAsia="仿宋_GB2312" w:cs="仿宋_GB2312"/>
            <w:kern w:val="0"/>
            <w:sz w:val="28"/>
            <w:szCs w:val="28"/>
            <w:lang w:val="en-US" w:bidi="ar"/>
          </w:rPr>
          <w:t>O</w:t>
        </w:r>
      </w:ins>
      <w:ins w:id="76" w:author="chunyubloc ²⁰¹⁸" w:date="2025-04-27T11:20:58Z">
        <w:r>
          <w:rPr>
            <w:rFonts w:hint="eastAsia" w:ascii="仿宋_GB2312" w:hAnsi="仿宋_GB2312" w:eastAsia="仿宋_GB2312" w:cs="仿宋_GB2312"/>
            <w:kern w:val="0"/>
            <w:sz w:val="28"/>
            <w:szCs w:val="28"/>
            <w:lang w:val="en-US" w:eastAsia="zh-CN" w:bidi="ar"/>
          </w:rPr>
          <w:t>、</w:t>
        </w:r>
      </w:ins>
      <w:ins w:id="77" w:author="chunyubloc ²⁰¹⁸" w:date="2025-04-27T11:20:59Z">
        <w:r>
          <w:rPr>
            <w:rFonts w:hint="eastAsia" w:ascii="仿宋_GB2312" w:hAnsi="仿宋_GB2312" w:eastAsia="仿宋_GB2312" w:cs="仿宋_GB2312"/>
            <w:kern w:val="0"/>
            <w:sz w:val="28"/>
            <w:szCs w:val="28"/>
            <w:lang w:val="en-US" w:eastAsia="zh-CN" w:bidi="ar"/>
          </w:rPr>
          <w:t>2003</w:t>
        </w:r>
      </w:ins>
      <w:ins w:id="78" w:author="chunyubloc ²⁰¹⁸" w:date="2025-04-27T11:21:00Z">
        <w:r>
          <w:rPr>
            <w:rFonts w:hint="eastAsia" w:ascii="仿宋_GB2312" w:hAnsi="仿宋_GB2312" w:eastAsia="仿宋_GB2312" w:cs="仿宋_GB2312"/>
            <w:kern w:val="0"/>
            <w:sz w:val="28"/>
            <w:szCs w:val="28"/>
            <w:lang w:val="en-US" w:eastAsia="zh-CN" w:bidi="ar"/>
          </w:rPr>
          <w:t>级</w:t>
        </w:r>
      </w:ins>
      <w:ins w:id="79" w:author="士贤 王" w:date="2025-04-27T10:41:00Z">
        <w:del w:id="80" w:author="chunyubloc ²⁰¹⁸" w:date="2025-04-27T11:21:03Z">
          <w:r>
            <w:rPr>
              <w:rFonts w:hint="default" w:ascii="仿宋_GB2312" w:hAnsi="仿宋_GB2312" w:eastAsia="仿宋_GB2312" w:cs="仿宋_GB2312"/>
              <w:kern w:val="0"/>
              <w:sz w:val="28"/>
              <w:szCs w:val="28"/>
              <w:lang w:val="en-US" w:bidi="ar"/>
            </w:rPr>
            <w:delText>xxx级</w:delText>
          </w:r>
        </w:del>
      </w:ins>
      <w:ins w:id="81" w:author="chunyubloc ²⁰¹⁸" w:date="2025-04-27T11:21:06Z">
        <w:r>
          <w:rPr>
            <w:rFonts w:hint="eastAsia" w:ascii="仿宋_GB2312" w:hAnsi="仿宋_GB2312" w:eastAsia="仿宋_GB2312" w:cs="仿宋_GB2312"/>
            <w:kern w:val="0"/>
            <w:sz w:val="28"/>
            <w:szCs w:val="28"/>
            <w:lang w:val="en-US" w:eastAsia="zh-CN" w:bidi="ar"/>
          </w:rPr>
          <w:t>本科</w:t>
        </w:r>
      </w:ins>
      <w:ins w:id="82" w:author="士贤 王" w:date="2025-04-27T10:41:00Z">
        <w:r>
          <w:rPr>
            <w:rFonts w:hint="eastAsia" w:ascii="仿宋_GB2312" w:hAnsi="仿宋_GB2312" w:eastAsia="仿宋_GB2312" w:cs="仿宋_GB2312"/>
            <w:kern w:val="0"/>
            <w:sz w:val="28"/>
            <w:szCs w:val="28"/>
            <w:lang w:bidi="ar"/>
          </w:rPr>
          <w:t>校友</w:t>
        </w:r>
      </w:ins>
      <w:ins w:id="83" w:author="chunyubloc ²⁰¹⁸" w:date="2025-04-27T11:21:14Z">
        <w:r>
          <w:rPr>
            <w:rFonts w:hint="eastAsia" w:ascii="仿宋_GB2312" w:hAnsi="仿宋_GB2312" w:eastAsia="仿宋_GB2312" w:cs="仿宋_GB2312"/>
            <w:kern w:val="0"/>
            <w:sz w:val="28"/>
            <w:szCs w:val="28"/>
            <w:lang w:val="en-US" w:eastAsia="zh-CN" w:bidi="ar"/>
          </w:rPr>
          <w:t>伍</w:t>
        </w:r>
      </w:ins>
      <w:ins w:id="84" w:author="chunyubloc ²⁰¹⁸" w:date="2025-04-27T11:21:15Z">
        <w:r>
          <w:rPr>
            <w:rFonts w:hint="eastAsia" w:ascii="仿宋_GB2312" w:hAnsi="仿宋_GB2312" w:eastAsia="仿宋_GB2312" w:cs="仿宋_GB2312"/>
            <w:kern w:val="0"/>
            <w:sz w:val="28"/>
            <w:szCs w:val="28"/>
            <w:lang w:val="en-US" w:eastAsia="zh-CN" w:bidi="ar"/>
          </w:rPr>
          <w:t>勇</w:t>
        </w:r>
      </w:ins>
      <w:ins w:id="85" w:author="士贤 王" w:date="2025-04-27T10:41:00Z">
        <w:del w:id="86" w:author="chunyubloc ²⁰¹⁸" w:date="2025-04-27T11:21:11Z">
          <w:r>
            <w:rPr>
              <w:rFonts w:hint="eastAsia" w:ascii="仿宋_GB2312" w:hAnsi="仿宋_GB2312" w:eastAsia="仿宋_GB2312" w:cs="仿宋_GB2312"/>
              <w:kern w:val="0"/>
              <w:sz w:val="28"/>
              <w:szCs w:val="28"/>
              <w:lang w:bidi="ar"/>
            </w:rPr>
            <w:delText>xxxx</w:delText>
          </w:r>
        </w:del>
      </w:ins>
      <w:ins w:id="87" w:author="士贤 王" w:date="2025-04-27T10:41:00Z">
        <w:r>
          <w:rPr>
            <w:rFonts w:hint="eastAsia" w:ascii="仿宋_GB2312" w:hAnsi="仿宋_GB2312" w:eastAsia="仿宋_GB2312" w:cs="仿宋_GB2312"/>
            <w:kern w:val="0"/>
            <w:sz w:val="28"/>
            <w:szCs w:val="28"/>
            <w:lang w:bidi="ar"/>
          </w:rPr>
          <w:t>，</w:t>
        </w:r>
      </w:ins>
      <w:ins w:id="88" w:author="chunyubloc ²⁰¹⁸" w:date="2025-04-27T11:21:40Z">
        <w:r>
          <w:rPr>
            <w:rFonts w:hint="eastAsia" w:ascii="仿宋_GB2312" w:hAnsi="仿宋_GB2312" w:eastAsia="仿宋_GB2312" w:cs="仿宋_GB2312"/>
            <w:kern w:val="0"/>
            <w:sz w:val="28"/>
            <w:szCs w:val="28"/>
            <w:lang w:val="en-US" w:eastAsia="zh-CN" w:bidi="ar"/>
          </w:rPr>
          <w:t>诸葛</w:t>
        </w:r>
      </w:ins>
      <w:ins w:id="89" w:author="chunyubloc ²⁰¹⁸" w:date="2025-04-27T11:21:42Z">
        <w:r>
          <w:rPr>
            <w:rFonts w:hint="eastAsia" w:ascii="仿宋_GB2312" w:hAnsi="仿宋_GB2312" w:eastAsia="仿宋_GB2312" w:cs="仿宋_GB2312"/>
            <w:kern w:val="0"/>
            <w:sz w:val="28"/>
            <w:szCs w:val="28"/>
            <w:lang w:val="en-US" w:eastAsia="zh-CN" w:bidi="ar"/>
          </w:rPr>
          <w:t>智能</w:t>
        </w:r>
      </w:ins>
      <w:ins w:id="90" w:author="士贤 王" w:date="2025-04-27T10:41:00Z">
        <w:del w:id="91" w:author="chunyubloc ²⁰¹⁸" w:date="2025-04-27T11:21:45Z">
          <w:r>
            <w:rPr>
              <w:rFonts w:hint="eastAsia" w:ascii="仿宋_GB2312" w:hAnsi="仿宋_GB2312" w:eastAsia="仿宋_GB2312" w:cs="仿宋_GB2312"/>
              <w:kern w:val="0"/>
              <w:sz w:val="28"/>
              <w:szCs w:val="28"/>
              <w:lang w:bidi="ar"/>
            </w:rPr>
            <w:delText>，</w:delText>
          </w:r>
        </w:del>
      </w:ins>
      <w:ins w:id="92" w:author="士贤 王" w:date="2025-04-27T10:41:00Z">
        <w:del w:id="93" w:author="chunyubloc ²⁰¹⁸" w:date="2025-04-27T11:21:45Z">
          <w:r>
            <w:rPr>
              <w:rFonts w:ascii="仿宋_GB2312" w:hAnsi="仿宋_GB2312" w:eastAsia="仿宋_GB2312" w:cs="仿宋_GB2312"/>
              <w:kern w:val="0"/>
              <w:sz w:val="28"/>
              <w:szCs w:val="28"/>
              <w:lang w:bidi="ar"/>
            </w:rPr>
            <w:delText>Xxx</w:delText>
          </w:r>
        </w:del>
      </w:ins>
      <w:ins w:id="94" w:author="士贤 王" w:date="2025-04-27T10:41:00Z">
        <w:r>
          <w:rPr>
            <w:rFonts w:hint="eastAsia" w:ascii="仿宋_GB2312" w:hAnsi="仿宋_GB2312" w:eastAsia="仿宋_GB2312" w:cs="仿宋_GB2312"/>
            <w:kern w:val="0"/>
            <w:sz w:val="28"/>
            <w:szCs w:val="28"/>
            <w:lang w:bidi="ar"/>
          </w:rPr>
          <w:t>创始人、</w:t>
        </w:r>
      </w:ins>
      <w:ins w:id="95" w:author="士贤 王" w:date="2025-04-27T10:41:00Z">
        <w:del w:id="96" w:author="chunyubloc ²⁰¹⁸" w:date="2025-04-27T11:21:55Z">
          <w:r>
            <w:rPr>
              <w:rFonts w:hint="default" w:ascii="仿宋_GB2312" w:hAnsi="仿宋_GB2312" w:eastAsia="仿宋_GB2312" w:cs="仿宋_GB2312"/>
              <w:kern w:val="0"/>
              <w:sz w:val="28"/>
              <w:szCs w:val="28"/>
              <w:lang w:val="en-US" w:bidi="ar"/>
            </w:rPr>
            <w:delText>xxx</w:delText>
          </w:r>
        </w:del>
      </w:ins>
      <w:ins w:id="97" w:author="chunyubloc ²⁰¹⁸" w:date="2025-04-27T11:21:55Z">
        <w:r>
          <w:rPr>
            <w:rFonts w:hint="eastAsia" w:ascii="仿宋_GB2312" w:hAnsi="仿宋_GB2312" w:eastAsia="仿宋_GB2312" w:cs="仿宋_GB2312"/>
            <w:kern w:val="0"/>
            <w:sz w:val="28"/>
            <w:szCs w:val="28"/>
            <w:lang w:val="en-US" w:eastAsia="zh-CN" w:bidi="ar"/>
          </w:rPr>
          <w:t>2</w:t>
        </w:r>
      </w:ins>
      <w:ins w:id="98" w:author="chunyubloc ²⁰¹⁸" w:date="2025-04-27T11:21:56Z">
        <w:r>
          <w:rPr>
            <w:rFonts w:hint="eastAsia" w:ascii="仿宋_GB2312" w:hAnsi="仿宋_GB2312" w:eastAsia="仿宋_GB2312" w:cs="仿宋_GB2312"/>
            <w:kern w:val="0"/>
            <w:sz w:val="28"/>
            <w:szCs w:val="28"/>
            <w:lang w:val="en-US" w:eastAsia="zh-CN" w:bidi="ar"/>
          </w:rPr>
          <w:t>009</w:t>
        </w:r>
      </w:ins>
      <w:ins w:id="99" w:author="士贤 王" w:date="2025-04-27T10:41:00Z">
        <w:r>
          <w:rPr>
            <w:rFonts w:hint="eastAsia" w:ascii="仿宋_GB2312" w:hAnsi="仿宋_GB2312" w:eastAsia="仿宋_GB2312" w:cs="仿宋_GB2312"/>
            <w:kern w:val="0"/>
            <w:sz w:val="28"/>
            <w:szCs w:val="28"/>
            <w:lang w:bidi="ar"/>
          </w:rPr>
          <w:t>级</w:t>
        </w:r>
      </w:ins>
      <w:ins w:id="100" w:author="chunyubloc ²⁰¹⁸" w:date="2025-04-27T11:22:04Z">
        <w:r>
          <w:rPr>
            <w:rFonts w:hint="eastAsia" w:ascii="仿宋_GB2312" w:hAnsi="仿宋_GB2312" w:eastAsia="仿宋_GB2312" w:cs="仿宋_GB2312"/>
            <w:kern w:val="0"/>
            <w:sz w:val="28"/>
            <w:szCs w:val="28"/>
            <w:lang w:val="en-US" w:eastAsia="zh-CN" w:bidi="ar"/>
          </w:rPr>
          <w:t>本科</w:t>
        </w:r>
      </w:ins>
      <w:ins w:id="101" w:author="士贤 王" w:date="2025-04-27T10:41:00Z">
        <w:r>
          <w:rPr>
            <w:rFonts w:hint="eastAsia" w:ascii="仿宋_GB2312" w:hAnsi="仿宋_GB2312" w:eastAsia="仿宋_GB2312" w:cs="仿宋_GB2312"/>
            <w:kern w:val="0"/>
            <w:sz w:val="28"/>
            <w:szCs w:val="28"/>
            <w:lang w:bidi="ar"/>
          </w:rPr>
          <w:t>校</w:t>
        </w:r>
      </w:ins>
      <w:ins w:id="102" w:author="chunyubloc ²⁰¹⁸" w:date="2025-04-27T11:23:40Z">
        <w:r>
          <w:rPr>
            <w:rFonts w:hint="eastAsia" w:ascii="仿宋_GB2312" w:hAnsi="仿宋_GB2312" w:eastAsia="仿宋_GB2312" w:cs="仿宋_GB2312"/>
            <w:kern w:val="0"/>
            <w:sz w:val="28"/>
            <w:szCs w:val="28"/>
            <w:lang w:val="en-US" w:eastAsia="zh-CN" w:bidi="ar"/>
          </w:rPr>
          <w:t>友</w:t>
        </w:r>
      </w:ins>
      <w:ins w:id="103" w:author="士贤 王" w:date="2025-04-27T10:41:00Z">
        <w:del w:id="104" w:author="chunyubloc ²⁰¹⁸" w:date="2025-04-27T11:23:35Z">
          <w:r>
            <w:rPr>
              <w:rFonts w:hint="eastAsia" w:ascii="仿宋_GB2312" w:hAnsi="仿宋_GB2312" w:eastAsia="仿宋_GB2312" w:cs="仿宋_GB2312"/>
              <w:kern w:val="0"/>
              <w:sz w:val="28"/>
              <w:szCs w:val="28"/>
              <w:lang w:bidi="ar"/>
            </w:rPr>
            <w:delText>友</w:delText>
          </w:r>
        </w:del>
      </w:ins>
      <w:ins w:id="105" w:author="士贤 王" w:date="2025-04-27T10:41:00Z">
        <w:del w:id="106" w:author="chunyubloc ²⁰¹⁸" w:date="2025-04-27T11:22:08Z">
          <w:r>
            <w:rPr>
              <w:rFonts w:hint="default" w:ascii="仿宋_GB2312" w:hAnsi="仿宋_GB2312" w:eastAsia="仿宋_GB2312" w:cs="仿宋_GB2312"/>
              <w:kern w:val="0"/>
              <w:sz w:val="28"/>
              <w:szCs w:val="28"/>
              <w:lang w:val="en-US" w:bidi="ar"/>
            </w:rPr>
            <w:delText>xxxx</w:delText>
          </w:r>
        </w:del>
      </w:ins>
      <w:ins w:id="107" w:author="chunyubloc ²⁰¹⁸" w:date="2025-04-27T11:22:10Z">
        <w:r>
          <w:rPr>
            <w:rFonts w:hint="eastAsia" w:ascii="仿宋_GB2312" w:hAnsi="仿宋_GB2312" w:eastAsia="仿宋_GB2312" w:cs="仿宋_GB2312"/>
            <w:kern w:val="0"/>
            <w:sz w:val="28"/>
            <w:szCs w:val="28"/>
            <w:lang w:val="en-US" w:eastAsia="zh-CN" w:bidi="ar"/>
          </w:rPr>
          <w:t>孔淼</w:t>
        </w:r>
      </w:ins>
      <w:ins w:id="108" w:author="士贤 王" w:date="2025-04-27T10:41:00Z">
        <w:r>
          <w:rPr>
            <w:rFonts w:hint="eastAsia" w:ascii="仿宋_GB2312" w:hAnsi="仿宋_GB2312" w:eastAsia="仿宋_GB2312" w:cs="仿宋_GB2312"/>
            <w:kern w:val="0"/>
            <w:sz w:val="28"/>
            <w:szCs w:val="28"/>
            <w:lang w:bidi="ar"/>
          </w:rPr>
          <w:t>，</w:t>
        </w:r>
      </w:ins>
      <w:ins w:id="109" w:author="chunyubloc ²⁰¹⁸" w:date="2025-04-27T11:24:14Z">
        <w:r>
          <w:rPr>
            <w:rFonts w:hint="eastAsia" w:ascii="仿宋_GB2312" w:hAnsi="仿宋_GB2312" w:eastAsia="仿宋_GB2312" w:cs="仿宋_GB2312"/>
            <w:kern w:val="0"/>
            <w:sz w:val="28"/>
            <w:szCs w:val="28"/>
            <w:lang w:val="en-US" w:eastAsia="zh-CN" w:bidi="ar"/>
          </w:rPr>
          <w:t>思谋</w:t>
        </w:r>
      </w:ins>
      <w:ins w:id="110" w:author="chunyubloc ²⁰¹⁸" w:date="2025-04-27T11:24:15Z">
        <w:r>
          <w:rPr>
            <w:rFonts w:hint="eastAsia" w:ascii="仿宋_GB2312" w:hAnsi="仿宋_GB2312" w:eastAsia="仿宋_GB2312" w:cs="仿宋_GB2312"/>
            <w:kern w:val="0"/>
            <w:sz w:val="28"/>
            <w:szCs w:val="28"/>
            <w:lang w:val="en-US" w:eastAsia="zh-CN" w:bidi="ar"/>
          </w:rPr>
          <w:t>科技</w:t>
        </w:r>
      </w:ins>
      <w:ins w:id="111" w:author="chunyubloc ²⁰¹⁸" w:date="2025-04-27T11:24:16Z">
        <w:r>
          <w:rPr>
            <w:rFonts w:hint="eastAsia" w:ascii="仿宋_GB2312" w:hAnsi="仿宋_GB2312" w:eastAsia="仿宋_GB2312" w:cs="仿宋_GB2312"/>
            <w:kern w:val="0"/>
            <w:sz w:val="28"/>
            <w:szCs w:val="28"/>
            <w:lang w:val="en-US" w:eastAsia="zh-CN" w:bidi="ar"/>
          </w:rPr>
          <w:t>联合</w:t>
        </w:r>
      </w:ins>
      <w:ins w:id="112" w:author="chunyubloc ²⁰¹⁸" w:date="2025-04-27T11:24:18Z">
        <w:r>
          <w:rPr>
            <w:rFonts w:hint="eastAsia" w:ascii="仿宋_GB2312" w:hAnsi="仿宋_GB2312" w:eastAsia="仿宋_GB2312" w:cs="仿宋_GB2312"/>
            <w:kern w:val="0"/>
            <w:sz w:val="28"/>
            <w:szCs w:val="28"/>
            <w:lang w:val="en-US" w:eastAsia="zh-CN" w:bidi="ar"/>
          </w:rPr>
          <w:t>创始人</w:t>
        </w:r>
      </w:ins>
      <w:ins w:id="113" w:author="chunyubloc ²⁰¹⁸" w:date="2025-04-27T11:24:20Z">
        <w:r>
          <w:rPr>
            <w:rFonts w:hint="eastAsia" w:ascii="仿宋_GB2312" w:hAnsi="仿宋_GB2312" w:eastAsia="仿宋_GB2312" w:cs="仿宋_GB2312"/>
            <w:kern w:val="0"/>
            <w:sz w:val="28"/>
            <w:szCs w:val="28"/>
            <w:lang w:val="en-US" w:eastAsia="zh-CN" w:bidi="ar"/>
          </w:rPr>
          <w:t>、</w:t>
        </w:r>
      </w:ins>
      <w:ins w:id="114" w:author="chunyubloc ²⁰¹⁸" w:date="2025-04-27T11:24:21Z">
        <w:r>
          <w:rPr>
            <w:rFonts w:hint="eastAsia" w:ascii="仿宋_GB2312" w:hAnsi="仿宋_GB2312" w:eastAsia="仿宋_GB2312" w:cs="仿宋_GB2312"/>
            <w:kern w:val="0"/>
            <w:sz w:val="28"/>
            <w:szCs w:val="28"/>
            <w:lang w:val="en-US" w:eastAsia="zh-CN" w:bidi="ar"/>
          </w:rPr>
          <w:t>20</w:t>
        </w:r>
      </w:ins>
      <w:ins w:id="115" w:author="chunyubloc ²⁰¹⁸" w:date="2025-04-27T11:24:22Z">
        <w:r>
          <w:rPr>
            <w:rFonts w:hint="eastAsia" w:ascii="仿宋_GB2312" w:hAnsi="仿宋_GB2312" w:eastAsia="仿宋_GB2312" w:cs="仿宋_GB2312"/>
            <w:kern w:val="0"/>
            <w:sz w:val="28"/>
            <w:szCs w:val="28"/>
            <w:lang w:val="en-US" w:eastAsia="zh-CN" w:bidi="ar"/>
          </w:rPr>
          <w:t>10</w:t>
        </w:r>
      </w:ins>
      <w:ins w:id="116" w:author="chunyubloc ²⁰¹⁸" w:date="2025-04-27T11:24:24Z">
        <w:r>
          <w:rPr>
            <w:rFonts w:hint="eastAsia" w:ascii="仿宋_GB2312" w:hAnsi="仿宋_GB2312" w:eastAsia="仿宋_GB2312" w:cs="仿宋_GB2312"/>
            <w:kern w:val="0"/>
            <w:sz w:val="28"/>
            <w:szCs w:val="28"/>
            <w:lang w:val="en-US" w:eastAsia="zh-CN" w:bidi="ar"/>
          </w:rPr>
          <w:t>级</w:t>
        </w:r>
      </w:ins>
      <w:ins w:id="117" w:author="chunyubloc ²⁰¹⁸" w:date="2025-04-27T11:24:26Z">
        <w:r>
          <w:rPr>
            <w:rFonts w:hint="eastAsia" w:ascii="仿宋_GB2312" w:hAnsi="仿宋_GB2312" w:eastAsia="仿宋_GB2312" w:cs="仿宋_GB2312"/>
            <w:kern w:val="0"/>
            <w:sz w:val="28"/>
            <w:szCs w:val="28"/>
            <w:lang w:val="en-US" w:eastAsia="zh-CN" w:bidi="ar"/>
          </w:rPr>
          <w:t>本科</w:t>
        </w:r>
      </w:ins>
      <w:ins w:id="118" w:author="chunyubloc ²⁰¹⁸" w:date="2025-04-27T11:24:27Z">
        <w:r>
          <w:rPr>
            <w:rFonts w:hint="eastAsia" w:ascii="仿宋_GB2312" w:hAnsi="仿宋_GB2312" w:eastAsia="仿宋_GB2312" w:cs="仿宋_GB2312"/>
            <w:kern w:val="0"/>
            <w:sz w:val="28"/>
            <w:szCs w:val="28"/>
            <w:lang w:val="en-US" w:eastAsia="zh-CN" w:bidi="ar"/>
          </w:rPr>
          <w:t>校友</w:t>
        </w:r>
      </w:ins>
      <w:ins w:id="119" w:author="chunyubloc ²⁰¹⁸" w:date="2025-04-27T11:24:30Z">
        <w:r>
          <w:rPr>
            <w:rFonts w:hint="eastAsia" w:ascii="仿宋_GB2312" w:hAnsi="仿宋_GB2312" w:eastAsia="仿宋_GB2312" w:cs="仿宋_GB2312"/>
            <w:kern w:val="0"/>
            <w:sz w:val="28"/>
            <w:szCs w:val="28"/>
            <w:lang w:val="en-US" w:eastAsia="zh-CN" w:bidi="ar"/>
          </w:rPr>
          <w:t>刘</w:t>
        </w:r>
      </w:ins>
      <w:ins w:id="120" w:author="chunyubloc ²⁰¹⁸" w:date="2025-04-27T11:24:32Z">
        <w:r>
          <w:rPr>
            <w:rFonts w:hint="eastAsia" w:ascii="仿宋_GB2312" w:hAnsi="仿宋_GB2312" w:eastAsia="仿宋_GB2312" w:cs="仿宋_GB2312"/>
            <w:kern w:val="0"/>
            <w:sz w:val="28"/>
            <w:szCs w:val="28"/>
            <w:lang w:val="en-US" w:eastAsia="zh-CN" w:bidi="ar"/>
          </w:rPr>
          <w:t>枢</w:t>
        </w:r>
      </w:ins>
      <w:ins w:id="121" w:author="chunyubloc ²⁰¹⁸" w:date="2025-04-27T11:24:34Z">
        <w:r>
          <w:rPr>
            <w:rFonts w:hint="eastAsia" w:ascii="仿宋_GB2312" w:hAnsi="仿宋_GB2312" w:eastAsia="仿宋_GB2312" w:cs="仿宋_GB2312"/>
            <w:kern w:val="0"/>
            <w:sz w:val="28"/>
            <w:szCs w:val="28"/>
            <w:lang w:val="en-US" w:eastAsia="zh-CN" w:bidi="ar"/>
          </w:rPr>
          <w:t>，</w:t>
        </w:r>
      </w:ins>
      <w:ins w:id="122" w:author="chunyubloc ²⁰¹⁸" w:date="2025-04-27T11:24:57Z">
        <w:r>
          <w:rPr>
            <w:rFonts w:hint="eastAsia" w:ascii="仿宋_GB2312" w:hAnsi="仿宋_GB2312" w:eastAsia="仿宋_GB2312" w:cs="仿宋_GB2312"/>
            <w:kern w:val="0"/>
            <w:sz w:val="28"/>
            <w:szCs w:val="28"/>
            <w:lang w:val="en-US" w:eastAsia="zh-CN" w:bidi="ar"/>
          </w:rPr>
          <w:t>启明</w:t>
        </w:r>
      </w:ins>
      <w:ins w:id="123" w:author="chunyubloc ²⁰¹⁸" w:date="2025-04-27T11:25:06Z">
        <w:r>
          <w:rPr>
            <w:rFonts w:hint="eastAsia" w:ascii="仿宋_GB2312" w:hAnsi="仿宋_GB2312" w:eastAsia="仿宋_GB2312" w:cs="仿宋_GB2312"/>
            <w:kern w:val="0"/>
            <w:sz w:val="28"/>
            <w:szCs w:val="28"/>
            <w:lang w:val="en-US" w:eastAsia="zh-CN" w:bidi="ar"/>
          </w:rPr>
          <w:t>无障碍</w:t>
        </w:r>
      </w:ins>
      <w:ins w:id="124" w:author="chunyubloc ²⁰¹⁸" w:date="2025-04-27T11:25:08Z">
        <w:r>
          <w:rPr>
            <w:rFonts w:hint="eastAsia" w:ascii="仿宋_GB2312" w:hAnsi="仿宋_GB2312" w:eastAsia="仿宋_GB2312" w:cs="仿宋_GB2312"/>
            <w:kern w:val="0"/>
            <w:sz w:val="28"/>
            <w:szCs w:val="28"/>
            <w:lang w:val="en-US" w:eastAsia="zh-CN" w:bidi="ar"/>
          </w:rPr>
          <w:t>创始人</w:t>
        </w:r>
      </w:ins>
      <w:ins w:id="125" w:author="chunyubloc ²⁰¹⁸" w:date="2025-04-27T11:25:09Z">
        <w:r>
          <w:rPr>
            <w:rFonts w:hint="eastAsia" w:ascii="仿宋_GB2312" w:hAnsi="仿宋_GB2312" w:eastAsia="仿宋_GB2312" w:cs="仿宋_GB2312"/>
            <w:kern w:val="0"/>
            <w:sz w:val="28"/>
            <w:szCs w:val="28"/>
            <w:lang w:val="en-US" w:eastAsia="zh-CN" w:bidi="ar"/>
          </w:rPr>
          <w:t>、</w:t>
        </w:r>
      </w:ins>
      <w:ins w:id="126" w:author="chunyubloc ²⁰¹⁸" w:date="2025-04-27T11:25:16Z">
        <w:r>
          <w:rPr>
            <w:rFonts w:hint="default" w:ascii="仿宋_GB2312" w:hAnsi="仿宋_GB2312" w:eastAsia="仿宋_GB2312" w:cs="仿宋_GB2312"/>
            <w:kern w:val="0"/>
            <w:sz w:val="28"/>
            <w:szCs w:val="28"/>
            <w:lang w:val="en-US" w:bidi="ar"/>
          </w:rPr>
          <w:t>CEO</w:t>
        </w:r>
      </w:ins>
      <w:ins w:id="127" w:author="chunyubloc ²⁰¹⁸" w:date="2025-04-27T11:25:18Z">
        <w:r>
          <w:rPr>
            <w:rFonts w:hint="eastAsia" w:ascii="仿宋_GB2312" w:hAnsi="仿宋_GB2312" w:eastAsia="仿宋_GB2312" w:cs="仿宋_GB2312"/>
            <w:kern w:val="0"/>
            <w:sz w:val="28"/>
            <w:szCs w:val="28"/>
            <w:lang w:val="en-US" w:eastAsia="zh-CN" w:bidi="ar"/>
          </w:rPr>
          <w:t>、</w:t>
        </w:r>
      </w:ins>
      <w:ins w:id="128" w:author="chunyubloc ²⁰¹⁸" w:date="2025-04-27T11:25:20Z">
        <w:r>
          <w:rPr>
            <w:rFonts w:hint="eastAsia" w:ascii="仿宋_GB2312" w:hAnsi="仿宋_GB2312" w:eastAsia="仿宋_GB2312" w:cs="仿宋_GB2312"/>
            <w:kern w:val="0"/>
            <w:sz w:val="28"/>
            <w:szCs w:val="28"/>
            <w:lang w:val="en-US" w:eastAsia="zh-CN" w:bidi="ar"/>
          </w:rPr>
          <w:t>201</w:t>
        </w:r>
      </w:ins>
      <w:ins w:id="129" w:author="chunyubloc ²⁰¹⁸" w:date="2025-04-27T11:25:21Z">
        <w:r>
          <w:rPr>
            <w:rFonts w:hint="eastAsia" w:ascii="仿宋_GB2312" w:hAnsi="仿宋_GB2312" w:eastAsia="仿宋_GB2312" w:cs="仿宋_GB2312"/>
            <w:kern w:val="0"/>
            <w:sz w:val="28"/>
            <w:szCs w:val="28"/>
            <w:lang w:val="en-US" w:eastAsia="zh-CN" w:bidi="ar"/>
          </w:rPr>
          <w:t>4</w:t>
        </w:r>
      </w:ins>
      <w:ins w:id="130" w:author="chunyubloc ²⁰¹⁸" w:date="2025-04-27T11:25:22Z">
        <w:r>
          <w:rPr>
            <w:rFonts w:hint="eastAsia" w:ascii="仿宋_GB2312" w:hAnsi="仿宋_GB2312" w:eastAsia="仿宋_GB2312" w:cs="仿宋_GB2312"/>
            <w:kern w:val="0"/>
            <w:sz w:val="28"/>
            <w:szCs w:val="28"/>
            <w:lang w:val="en-US" w:eastAsia="zh-CN" w:bidi="ar"/>
          </w:rPr>
          <w:t>级</w:t>
        </w:r>
      </w:ins>
      <w:ins w:id="131" w:author="chunyubloc ²⁰¹⁸" w:date="2025-04-27T11:25:23Z">
        <w:r>
          <w:rPr>
            <w:rFonts w:hint="eastAsia" w:ascii="仿宋_GB2312" w:hAnsi="仿宋_GB2312" w:eastAsia="仿宋_GB2312" w:cs="仿宋_GB2312"/>
            <w:kern w:val="0"/>
            <w:sz w:val="28"/>
            <w:szCs w:val="28"/>
            <w:lang w:val="en-US" w:eastAsia="zh-CN" w:bidi="ar"/>
          </w:rPr>
          <w:t>硕士</w:t>
        </w:r>
      </w:ins>
      <w:ins w:id="132" w:author="chunyubloc ²⁰¹⁸" w:date="2025-04-27T11:25:24Z">
        <w:r>
          <w:rPr>
            <w:rFonts w:hint="eastAsia" w:ascii="仿宋_GB2312" w:hAnsi="仿宋_GB2312" w:eastAsia="仿宋_GB2312" w:cs="仿宋_GB2312"/>
            <w:kern w:val="0"/>
            <w:sz w:val="28"/>
            <w:szCs w:val="28"/>
            <w:lang w:val="en-US" w:eastAsia="zh-CN" w:bidi="ar"/>
          </w:rPr>
          <w:t>校友</w:t>
        </w:r>
      </w:ins>
      <w:ins w:id="133" w:author="chunyubloc ²⁰¹⁸" w:date="2025-04-27T11:25:28Z">
        <w:r>
          <w:rPr>
            <w:rFonts w:hint="eastAsia" w:ascii="仿宋_GB2312" w:hAnsi="仿宋_GB2312" w:eastAsia="仿宋_GB2312" w:cs="仿宋_GB2312"/>
            <w:kern w:val="0"/>
            <w:sz w:val="28"/>
            <w:szCs w:val="28"/>
            <w:lang w:val="en-US" w:eastAsia="zh-CN" w:bidi="ar"/>
          </w:rPr>
          <w:t>周江南</w:t>
        </w:r>
      </w:ins>
      <w:ins w:id="134" w:author="chunyubloc ²⁰¹⁸" w:date="2025-04-27T11:25:29Z">
        <w:r>
          <w:rPr>
            <w:rFonts w:hint="eastAsia" w:ascii="仿宋_GB2312" w:hAnsi="仿宋_GB2312" w:eastAsia="仿宋_GB2312" w:cs="仿宋_GB2312"/>
            <w:kern w:val="0"/>
            <w:sz w:val="28"/>
            <w:szCs w:val="28"/>
            <w:lang w:val="en-US" w:eastAsia="zh-CN" w:bidi="ar"/>
          </w:rPr>
          <w:t>，</w:t>
        </w:r>
      </w:ins>
      <w:ins w:id="135" w:author="chunyubloc ²⁰¹⁸" w:date="2025-04-27T11:27:03Z">
        <w:r>
          <w:rPr>
            <w:rFonts w:hint="eastAsia" w:ascii="仿宋_GB2312" w:hAnsi="仿宋_GB2312" w:eastAsia="仿宋_GB2312" w:cs="仿宋_GB2312"/>
            <w:kern w:val="0"/>
            <w:sz w:val="28"/>
            <w:szCs w:val="28"/>
            <w:lang w:val="en-US" w:eastAsia="zh-CN" w:bidi="ar"/>
          </w:rPr>
          <w:t>日本</w:t>
        </w:r>
      </w:ins>
      <w:ins w:id="136" w:author="chunyubloc ²⁰¹⁸" w:date="2025-04-27T11:26:27Z">
        <w:r>
          <w:rPr>
            <w:rFonts w:hint="eastAsia" w:ascii="仿宋_GB2312" w:hAnsi="仿宋_GB2312" w:eastAsia="仿宋_GB2312" w:cs="仿宋_GB2312"/>
            <w:kern w:val="0"/>
            <w:sz w:val="28"/>
            <w:szCs w:val="28"/>
            <w:lang w:val="en-US" w:eastAsia="zh-CN" w:bidi="ar"/>
          </w:rPr>
          <w:t>株式会社MonotaRO执行役</w:t>
        </w:r>
      </w:ins>
      <w:ins w:id="137" w:author="chunyubloc ²⁰¹⁸" w:date="2025-04-27T11:27:08Z">
        <w:r>
          <w:rPr>
            <w:rFonts w:hint="eastAsia" w:ascii="仿宋_GB2312" w:hAnsi="仿宋_GB2312" w:eastAsia="仿宋_GB2312" w:cs="仿宋_GB2312"/>
            <w:kern w:val="0"/>
            <w:sz w:val="28"/>
            <w:szCs w:val="28"/>
            <w:lang w:val="en-US" w:eastAsia="zh-CN" w:bidi="ar"/>
          </w:rPr>
          <w:t>、</w:t>
        </w:r>
      </w:ins>
      <w:ins w:id="138" w:author="chunyubloc ²⁰¹⁸" w:date="2025-04-27T11:25:41Z">
        <w:r>
          <w:rPr>
            <w:rFonts w:hint="eastAsia" w:ascii="仿宋_GB2312" w:hAnsi="仿宋_GB2312" w:eastAsia="仿宋_GB2312" w:cs="仿宋_GB2312"/>
            <w:kern w:val="0"/>
            <w:sz w:val="28"/>
            <w:szCs w:val="28"/>
            <w:lang w:val="en-US" w:eastAsia="zh-CN" w:bidi="ar"/>
          </w:rPr>
          <w:t>20</w:t>
        </w:r>
      </w:ins>
      <w:ins w:id="139" w:author="chunyubloc ²⁰¹⁸" w:date="2025-04-27T11:25:42Z">
        <w:r>
          <w:rPr>
            <w:rFonts w:hint="eastAsia" w:ascii="仿宋_GB2312" w:hAnsi="仿宋_GB2312" w:eastAsia="仿宋_GB2312" w:cs="仿宋_GB2312"/>
            <w:kern w:val="0"/>
            <w:sz w:val="28"/>
            <w:szCs w:val="28"/>
            <w:lang w:val="en-US" w:eastAsia="zh-CN" w:bidi="ar"/>
          </w:rPr>
          <w:t>00</w:t>
        </w:r>
      </w:ins>
      <w:ins w:id="140" w:author="chunyubloc ²⁰¹⁸" w:date="2025-04-27T11:25:43Z">
        <w:r>
          <w:rPr>
            <w:rFonts w:hint="eastAsia" w:ascii="仿宋_GB2312" w:hAnsi="仿宋_GB2312" w:eastAsia="仿宋_GB2312" w:cs="仿宋_GB2312"/>
            <w:kern w:val="0"/>
            <w:sz w:val="28"/>
            <w:szCs w:val="28"/>
            <w:lang w:val="en-US" w:eastAsia="zh-CN" w:bidi="ar"/>
          </w:rPr>
          <w:t>级</w:t>
        </w:r>
      </w:ins>
      <w:ins w:id="141" w:author="chunyubloc ²⁰¹⁸" w:date="2025-04-27T11:25:45Z">
        <w:r>
          <w:rPr>
            <w:rFonts w:hint="eastAsia" w:ascii="仿宋_GB2312" w:hAnsi="仿宋_GB2312" w:eastAsia="仿宋_GB2312" w:cs="仿宋_GB2312"/>
            <w:kern w:val="0"/>
            <w:sz w:val="28"/>
            <w:szCs w:val="28"/>
            <w:lang w:val="en-US" w:eastAsia="zh-CN" w:bidi="ar"/>
          </w:rPr>
          <w:t>本</w:t>
        </w:r>
      </w:ins>
      <w:ins w:id="142" w:author="chunyubloc ²⁰¹⁸" w:date="2025-04-27T11:27:41Z">
        <w:r>
          <w:rPr>
            <w:rFonts w:hint="eastAsia" w:ascii="仿宋_GB2312" w:hAnsi="仿宋_GB2312" w:eastAsia="仿宋_GB2312" w:cs="仿宋_GB2312"/>
            <w:kern w:val="0"/>
            <w:sz w:val="28"/>
            <w:szCs w:val="28"/>
            <w:lang w:val="en-US" w:eastAsia="zh-CN" w:bidi="ar"/>
          </w:rPr>
          <w:t>科</w:t>
        </w:r>
      </w:ins>
      <w:ins w:id="143" w:author="chunyubloc ²⁰¹⁸" w:date="2025-04-27T11:27:42Z">
        <w:r>
          <w:rPr>
            <w:rFonts w:hint="eastAsia" w:ascii="仿宋_GB2312" w:hAnsi="仿宋_GB2312" w:eastAsia="仿宋_GB2312" w:cs="仿宋_GB2312"/>
            <w:kern w:val="0"/>
            <w:sz w:val="28"/>
            <w:szCs w:val="28"/>
            <w:lang w:val="en-US" w:eastAsia="zh-CN" w:bidi="ar"/>
          </w:rPr>
          <w:t>校友</w:t>
        </w:r>
      </w:ins>
      <w:ins w:id="144" w:author="chunyubloc ²⁰¹⁸" w:date="2025-04-27T11:27:43Z">
        <w:r>
          <w:rPr>
            <w:rFonts w:hint="eastAsia" w:ascii="仿宋_GB2312" w:hAnsi="仿宋_GB2312" w:eastAsia="仿宋_GB2312" w:cs="仿宋_GB2312"/>
            <w:kern w:val="0"/>
            <w:sz w:val="28"/>
            <w:szCs w:val="28"/>
            <w:lang w:val="en-US" w:eastAsia="zh-CN" w:bidi="ar"/>
          </w:rPr>
          <w:t>张信鹏</w:t>
        </w:r>
      </w:ins>
      <w:ins w:id="145" w:author="chunyubloc ²⁰¹⁸" w:date="2025-04-27T11:27:46Z">
        <w:r>
          <w:rPr>
            <w:rFonts w:hint="eastAsia" w:ascii="仿宋_GB2312" w:hAnsi="仿宋_GB2312" w:eastAsia="仿宋_GB2312" w:cs="仿宋_GB2312"/>
            <w:kern w:val="0"/>
            <w:sz w:val="28"/>
            <w:szCs w:val="28"/>
            <w:lang w:val="en-US" w:eastAsia="zh-CN" w:bidi="ar"/>
          </w:rPr>
          <w:t>，</w:t>
        </w:r>
      </w:ins>
      <w:ins w:id="146" w:author="chunyubloc ²⁰¹⁸" w:date="2025-04-27T11:28:08Z">
        <w:r>
          <w:rPr>
            <w:rFonts w:hint="eastAsia" w:ascii="仿宋_GB2312" w:hAnsi="仿宋_GB2312" w:eastAsia="仿宋_GB2312" w:cs="仿宋_GB2312"/>
            <w:kern w:val="0"/>
            <w:sz w:val="28"/>
            <w:szCs w:val="28"/>
            <w:lang w:val="en-US" w:eastAsia="zh-CN" w:bidi="ar"/>
          </w:rPr>
          <w:t>日本</w:t>
        </w:r>
      </w:ins>
      <w:ins w:id="147" w:author="chunyubloc ²⁰¹⁸" w:date="2025-04-27T11:28:09Z">
        <w:r>
          <w:rPr>
            <w:rFonts w:hint="eastAsia" w:ascii="仿宋_GB2312" w:hAnsi="仿宋_GB2312" w:eastAsia="仿宋_GB2312" w:cs="仿宋_GB2312"/>
            <w:kern w:val="0"/>
            <w:sz w:val="28"/>
            <w:szCs w:val="28"/>
            <w:lang w:val="en-US" w:eastAsia="zh-CN" w:bidi="ar"/>
          </w:rPr>
          <w:t>尼康</w:t>
        </w:r>
      </w:ins>
      <w:ins w:id="148" w:author="chunyubloc ²⁰¹⁸" w:date="2025-04-27T11:28:11Z">
        <w:r>
          <w:rPr>
            <w:rFonts w:hint="eastAsia" w:ascii="仿宋_GB2312" w:hAnsi="仿宋_GB2312" w:eastAsia="仿宋_GB2312" w:cs="仿宋_GB2312"/>
            <w:kern w:val="0"/>
            <w:sz w:val="28"/>
            <w:szCs w:val="28"/>
            <w:lang w:val="en-US" w:eastAsia="zh-CN" w:bidi="ar"/>
          </w:rPr>
          <w:t>公司</w:t>
        </w:r>
      </w:ins>
      <w:ins w:id="149" w:author="chunyubloc ²⁰¹⁸" w:date="2025-04-27T11:28:15Z">
        <w:r>
          <w:rPr>
            <w:rFonts w:hint="eastAsia" w:ascii="仿宋_GB2312" w:hAnsi="仿宋_GB2312" w:eastAsia="仿宋_GB2312" w:cs="仿宋_GB2312"/>
            <w:kern w:val="0"/>
            <w:sz w:val="28"/>
            <w:szCs w:val="28"/>
            <w:lang w:val="en-US" w:eastAsia="zh-CN" w:bidi="ar"/>
          </w:rPr>
          <w:t>资深</w:t>
        </w:r>
      </w:ins>
      <w:ins w:id="150" w:author="chunyubloc ²⁰¹⁸" w:date="2025-04-27T11:28:17Z">
        <w:r>
          <w:rPr>
            <w:rFonts w:hint="eastAsia" w:ascii="仿宋_GB2312" w:hAnsi="仿宋_GB2312" w:eastAsia="仿宋_GB2312" w:cs="仿宋_GB2312"/>
            <w:kern w:val="0"/>
            <w:sz w:val="28"/>
            <w:szCs w:val="28"/>
            <w:lang w:val="en-US" w:eastAsia="zh-CN" w:bidi="ar"/>
          </w:rPr>
          <w:t>软件工程师</w:t>
        </w:r>
      </w:ins>
      <w:ins w:id="151" w:author="chunyubloc ²⁰¹⁸" w:date="2025-04-27T11:28:18Z">
        <w:r>
          <w:rPr>
            <w:rFonts w:hint="eastAsia" w:ascii="仿宋_GB2312" w:hAnsi="仿宋_GB2312" w:eastAsia="仿宋_GB2312" w:cs="仿宋_GB2312"/>
            <w:kern w:val="0"/>
            <w:sz w:val="28"/>
            <w:szCs w:val="28"/>
            <w:lang w:val="en-US" w:eastAsia="zh-CN" w:bidi="ar"/>
          </w:rPr>
          <w:t>、</w:t>
        </w:r>
      </w:ins>
      <w:ins w:id="152" w:author="chunyubloc ²⁰¹⁸" w:date="2025-04-27T11:28:28Z">
        <w:r>
          <w:rPr>
            <w:rFonts w:hint="eastAsia" w:ascii="仿宋_GB2312" w:hAnsi="仿宋_GB2312" w:eastAsia="仿宋_GB2312" w:cs="仿宋_GB2312"/>
            <w:kern w:val="0"/>
            <w:sz w:val="28"/>
            <w:szCs w:val="28"/>
            <w:lang w:val="en-US" w:eastAsia="zh-CN" w:bidi="ar"/>
          </w:rPr>
          <w:t>20</w:t>
        </w:r>
      </w:ins>
      <w:ins w:id="153" w:author="chunyubloc ²⁰¹⁸" w:date="2025-04-27T11:28:29Z">
        <w:r>
          <w:rPr>
            <w:rFonts w:hint="eastAsia" w:ascii="仿宋_GB2312" w:hAnsi="仿宋_GB2312" w:eastAsia="仿宋_GB2312" w:cs="仿宋_GB2312"/>
            <w:kern w:val="0"/>
            <w:sz w:val="28"/>
            <w:szCs w:val="28"/>
            <w:lang w:val="en-US" w:eastAsia="zh-CN" w:bidi="ar"/>
          </w:rPr>
          <w:t>03</w:t>
        </w:r>
      </w:ins>
      <w:ins w:id="154" w:author="chunyubloc ²⁰¹⁸" w:date="2025-04-27T11:28:30Z">
        <w:r>
          <w:rPr>
            <w:rFonts w:hint="eastAsia" w:ascii="仿宋_GB2312" w:hAnsi="仿宋_GB2312" w:eastAsia="仿宋_GB2312" w:cs="仿宋_GB2312"/>
            <w:kern w:val="0"/>
            <w:sz w:val="28"/>
            <w:szCs w:val="28"/>
            <w:lang w:val="en-US" w:eastAsia="zh-CN" w:bidi="ar"/>
          </w:rPr>
          <w:t>级</w:t>
        </w:r>
      </w:ins>
      <w:ins w:id="155" w:author="chunyubloc ²⁰¹⁸" w:date="2025-04-27T11:28:31Z">
        <w:r>
          <w:rPr>
            <w:rFonts w:hint="eastAsia" w:ascii="仿宋_GB2312" w:hAnsi="仿宋_GB2312" w:eastAsia="仿宋_GB2312" w:cs="仿宋_GB2312"/>
            <w:kern w:val="0"/>
            <w:sz w:val="28"/>
            <w:szCs w:val="28"/>
            <w:lang w:val="en-US" w:eastAsia="zh-CN" w:bidi="ar"/>
          </w:rPr>
          <w:t>本科</w:t>
        </w:r>
      </w:ins>
      <w:ins w:id="156" w:author="chunyubloc ²⁰¹⁸" w:date="2025-04-27T11:28:32Z">
        <w:r>
          <w:rPr>
            <w:rFonts w:hint="eastAsia" w:ascii="仿宋_GB2312" w:hAnsi="仿宋_GB2312" w:eastAsia="仿宋_GB2312" w:cs="仿宋_GB2312"/>
            <w:kern w:val="0"/>
            <w:sz w:val="28"/>
            <w:szCs w:val="28"/>
            <w:lang w:val="en-US" w:eastAsia="zh-CN" w:bidi="ar"/>
          </w:rPr>
          <w:t>校友</w:t>
        </w:r>
      </w:ins>
      <w:ins w:id="157" w:author="chunyubloc ²⁰¹⁸" w:date="2025-04-27T11:28:36Z">
        <w:r>
          <w:rPr>
            <w:rFonts w:hint="eastAsia" w:ascii="仿宋_GB2312" w:hAnsi="仿宋_GB2312" w:eastAsia="仿宋_GB2312" w:cs="仿宋_GB2312"/>
            <w:kern w:val="0"/>
            <w:sz w:val="28"/>
            <w:szCs w:val="28"/>
            <w:lang w:val="en-US" w:eastAsia="zh-CN" w:bidi="ar"/>
          </w:rPr>
          <w:t>罗超</w:t>
        </w:r>
      </w:ins>
      <w:ins w:id="158" w:author="士贤 王" w:date="2025-04-27T10:41:00Z">
        <w:del w:id="159" w:author="chunyubloc ²⁰¹⁸" w:date="2025-04-27T11:28:42Z">
          <w:r>
            <w:rPr>
              <w:rFonts w:ascii="仿宋_GB2312" w:hAnsi="仿宋_GB2312" w:eastAsia="仿宋_GB2312" w:cs="仿宋_GB2312"/>
              <w:kern w:val="0"/>
              <w:sz w:val="28"/>
              <w:szCs w:val="28"/>
              <w:lang w:bidi="ar"/>
            </w:rPr>
            <w:delText>…..</w:delText>
          </w:r>
        </w:del>
      </w:ins>
      <w:ins w:id="160" w:author="士贤 王" w:date="2025-04-27T10:40:00Z">
        <w:del w:id="161" w:author="chunyubloc ²⁰¹⁸" w:date="2025-04-27T11:28:42Z">
          <w:r>
            <w:rPr>
              <w:rFonts w:ascii="仿宋_GB2312" w:hAnsi="仿宋_GB2312" w:eastAsia="仿宋_GB2312" w:cs="仿宋_GB2312"/>
              <w:kern w:val="0"/>
              <w:sz w:val="28"/>
              <w:szCs w:val="28"/>
              <w:lang w:bidi="ar"/>
            </w:rPr>
            <w:delText xml:space="preserve"> </w:delText>
          </w:r>
        </w:del>
      </w:ins>
      <w:ins w:id="162" w:author="士贤 王" w:date="2025-04-27T10:41:00Z">
        <w:del w:id="163" w:author="chunyubloc ²⁰¹⁸" w:date="2025-04-27T11:28:42Z">
          <w:r>
            <w:rPr>
              <w:rFonts w:ascii="仿宋_GB2312" w:hAnsi="仿宋_GB2312" w:eastAsia="仿宋_GB2312" w:cs="仿宋_GB2312"/>
              <w:kern w:val="0"/>
              <w:sz w:val="28"/>
              <w:szCs w:val="28"/>
              <w:lang w:bidi="ar"/>
            </w:rPr>
            <w:delText xml:space="preserve"> </w:delText>
          </w:r>
        </w:del>
      </w:ins>
      <w:ins w:id="164" w:author="士贤 王" w:date="2025-04-27T10:41:00Z">
        <w:r>
          <w:rPr>
            <w:rFonts w:hint="eastAsia" w:ascii="仿宋_GB2312" w:hAnsi="仿宋_GB2312" w:eastAsia="仿宋_GB2312" w:cs="仿宋_GB2312"/>
            <w:kern w:val="0"/>
            <w:sz w:val="28"/>
            <w:szCs w:val="28"/>
            <w:lang w:bidi="ar"/>
          </w:rPr>
          <w:t>发来了视频祝贺。</w:t>
        </w:r>
      </w:ins>
    </w:p>
    <w:p w14:paraId="1BF8EE26">
      <w:pPr>
        <w:widowControl/>
        <w:jc w:val="left"/>
        <w:rPr>
          <w:rFonts w:ascii="仿宋_GB2312" w:hAnsi="仿宋_GB2312" w:eastAsia="仿宋_GB2312" w:cs="仿宋_GB2312"/>
          <w:kern w:val="0"/>
          <w:sz w:val="28"/>
          <w:szCs w:val="28"/>
          <w:lang w:bidi="ar"/>
        </w:rPr>
      </w:pPr>
      <w:r>
        <w:rPr>
          <w:rFonts w:hint="eastAsia" w:ascii="仿宋_GB2312" w:hAnsi="仿宋_GB2312" w:eastAsia="仿宋_GB2312" w:cs="仿宋_GB2312"/>
          <w:kern w:val="0"/>
          <w:sz w:val="28"/>
          <w:szCs w:val="28"/>
          <w:lang w:bidi="ar"/>
        </w:rPr>
        <w:drawing>
          <wp:inline distT="0" distB="0" distL="114300" distR="114300">
            <wp:extent cx="5270500" cy="3513455"/>
            <wp:effectExtent l="0" t="0" r="0" b="4445"/>
            <wp:docPr id="6" name="图片 6" descr="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66"/>
                    <pic:cNvPicPr>
                      <a:picLocks noChangeAspect="1"/>
                    </pic:cNvPicPr>
                  </pic:nvPicPr>
                  <pic:blipFill>
                    <a:blip r:embed="rId11"/>
                    <a:stretch>
                      <a:fillRect/>
                    </a:stretch>
                  </pic:blipFill>
                  <pic:spPr>
                    <a:xfrm>
                      <a:off x="0" y="0"/>
                      <a:ext cx="5270500" cy="3513455"/>
                    </a:xfrm>
                    <a:prstGeom prst="rect">
                      <a:avLst/>
                    </a:prstGeom>
                  </pic:spPr>
                </pic:pic>
              </a:graphicData>
            </a:graphic>
          </wp:inline>
        </w:drawing>
      </w:r>
    </w:p>
    <w:p w14:paraId="37D4E014">
      <w:pPr>
        <w:ind w:firstLine="560" w:firstLineChars="200"/>
        <w:rPr>
          <w:rFonts w:ascii="仿宋_GB2312" w:hAnsi="仿宋_GB2312" w:eastAsia="仿宋_GB2312" w:cs="仿宋_GB2312"/>
          <w:sz w:val="28"/>
          <w:szCs w:val="28"/>
        </w:rPr>
      </w:pPr>
      <w:r>
        <w:rPr>
          <w:rFonts w:hint="eastAsia" w:ascii="仿宋_GB2312" w:hAnsi="仿宋_GB2312" w:eastAsia="仿宋_GB2312" w:cs="仿宋_GB2312"/>
          <w:sz w:val="28"/>
          <w:szCs w:val="28"/>
        </w:rPr>
        <w:t>随后，</w:t>
      </w:r>
      <w:del w:id="165" w:author="士贤 王" w:date="2025-04-27T09:04:00Z">
        <w:r>
          <w:rPr>
            <w:rFonts w:hint="eastAsia" w:ascii="仿宋_GB2312" w:hAnsi="仿宋_GB2312" w:eastAsia="仿宋_GB2312" w:cs="仿宋_GB2312"/>
            <w:sz w:val="28"/>
            <w:szCs w:val="28"/>
          </w:rPr>
          <w:delText>在全体与会校友的共同见证下，武汉校友会常务副会长、</w:delText>
        </w:r>
      </w:del>
      <w:del w:id="166" w:author="士贤 王" w:date="2025-04-27T09:04:00Z">
        <w:r>
          <w:rPr>
            <w:rFonts w:hint="eastAsia" w:ascii="仿宋_GB2312" w:hAnsi="仿宋_GB2312" w:eastAsia="仿宋_GB2312" w:cs="仿宋_GB2312"/>
            <w:kern w:val="0"/>
            <w:sz w:val="28"/>
            <w:szCs w:val="28"/>
            <w:lang w:bidi="ar"/>
          </w:rPr>
          <w:delText>建设分会会长</w:delText>
        </w:r>
      </w:del>
      <w:r>
        <w:rPr>
          <w:rFonts w:hint="eastAsia" w:ascii="仿宋_GB2312" w:hAnsi="仿宋_GB2312" w:eastAsia="仿宋_GB2312" w:cs="仿宋_GB2312"/>
          <w:sz w:val="28"/>
          <w:szCs w:val="28"/>
        </w:rPr>
        <w:t>邬毛志</w:t>
      </w:r>
      <w:ins w:id="167" w:author="士贤 王" w:date="2025-04-27T09:04:00Z">
        <w:r>
          <w:rPr>
            <w:rFonts w:hint="eastAsia" w:ascii="仿宋_GB2312" w:hAnsi="仿宋_GB2312" w:eastAsia="仿宋_GB2312" w:cs="仿宋_GB2312"/>
            <w:sz w:val="28"/>
            <w:szCs w:val="28"/>
          </w:rPr>
          <w:t>代表武汉校友会</w:t>
        </w:r>
      </w:ins>
      <w:del w:id="168" w:author="士贤 王" w:date="2025-04-27T09:04:00Z">
        <w:r>
          <w:rPr>
            <w:rFonts w:hint="eastAsia" w:ascii="仿宋_GB2312" w:hAnsi="仿宋_GB2312" w:eastAsia="仿宋_GB2312" w:cs="仿宋_GB2312"/>
            <w:sz w:val="28"/>
            <w:szCs w:val="28"/>
          </w:rPr>
          <w:delText>先生庄重</w:delText>
        </w:r>
      </w:del>
      <w:r>
        <w:rPr>
          <w:rFonts w:hint="eastAsia" w:ascii="仿宋_GB2312" w:hAnsi="仿宋_GB2312" w:eastAsia="仿宋_GB2312" w:cs="仿宋_GB2312"/>
          <w:sz w:val="28"/>
          <w:szCs w:val="28"/>
        </w:rPr>
        <w:t>宣读了《关于成立华中科技大学武汉校友会软件学院分会的批复》文件。大会依照章程规定，全体与会校友认真审议并</w:t>
      </w:r>
      <w:del w:id="169" w:author="士贤 王" w:date="2025-04-27T09:05:00Z">
        <w:r>
          <w:rPr>
            <w:rFonts w:hint="eastAsia" w:ascii="仿宋_GB2312" w:hAnsi="仿宋_GB2312" w:eastAsia="仿宋_GB2312" w:cs="仿宋_GB2312"/>
            <w:sz w:val="28"/>
            <w:szCs w:val="28"/>
          </w:rPr>
          <w:delText>以热烈掌声</w:delText>
        </w:r>
      </w:del>
      <w:r>
        <w:rPr>
          <w:rFonts w:hint="eastAsia" w:ascii="仿宋_GB2312" w:hAnsi="仿宋_GB2312" w:eastAsia="仿宋_GB2312" w:cs="仿宋_GB2312"/>
          <w:sz w:val="28"/>
          <w:szCs w:val="28"/>
        </w:rPr>
        <w:t>一致表决通过了软件学院分会第一届理事会成员提名名单。</w:t>
      </w:r>
    </w:p>
    <w:p w14:paraId="7CA5228C">
      <w:pPr>
        <w:ind w:firstLine="560" w:firstLineChars="200"/>
        <w:rPr>
          <w:rFonts w:ascii="仿宋_GB2312" w:hAnsi="仿宋_GB2312" w:eastAsia="仿宋_GB2312" w:cs="仿宋_GB2312"/>
          <w:sz w:val="28"/>
          <w:szCs w:val="28"/>
        </w:rPr>
      </w:pPr>
      <w:r>
        <w:rPr>
          <w:rFonts w:hint="eastAsia" w:ascii="仿宋_GB2312" w:hAnsi="仿宋_GB2312" w:eastAsia="仿宋_GB2312" w:cs="仿宋_GB2312"/>
          <w:sz w:val="28"/>
          <w:szCs w:val="28"/>
        </w:rPr>
        <w:t>经大会选举，达梦数据</w:t>
      </w:r>
      <w:ins w:id="170" w:author="士贤 王" w:date="2025-04-27T09:05:00Z">
        <w:r>
          <w:rPr>
            <w:rFonts w:hint="eastAsia" w:ascii="仿宋_GB2312" w:hAnsi="仿宋_GB2312" w:eastAsia="仿宋_GB2312" w:cs="仿宋_GB2312"/>
            <w:sz w:val="28"/>
            <w:szCs w:val="28"/>
          </w:rPr>
          <w:t>库股份有限公司</w:t>
        </w:r>
      </w:ins>
      <w:r>
        <w:rPr>
          <w:rFonts w:hint="eastAsia" w:ascii="仿宋_GB2312" w:hAnsi="仿宋_GB2312" w:eastAsia="仿宋_GB2312" w:cs="仿宋_GB2312"/>
          <w:sz w:val="28"/>
          <w:szCs w:val="28"/>
        </w:rPr>
        <w:t>总经理、2004级硕士校友皮宇当选为首任会长；</w:t>
      </w:r>
      <w:r>
        <w:rPr>
          <w:rFonts w:hint="eastAsia" w:ascii="仿宋_GB2312" w:hAnsi="仿宋_GB2312" w:eastAsia="仿宋_GB2312" w:cs="仿宋_GB2312"/>
          <w:kern w:val="0"/>
          <w:sz w:val="28"/>
          <w:szCs w:val="28"/>
          <w:lang w:bidi="ar"/>
        </w:rPr>
        <w:t>名人朋友圈创始人、</w:t>
      </w:r>
      <w:del w:id="171" w:author="士贤 王" w:date="2025-04-27T09:05:00Z">
        <w:r>
          <w:rPr>
            <w:rFonts w:hint="eastAsia" w:ascii="仿宋_GB2312" w:hAnsi="仿宋_GB2312" w:eastAsia="仿宋_GB2312" w:cs="仿宋_GB2312"/>
            <w:kern w:val="0"/>
            <w:sz w:val="28"/>
            <w:szCs w:val="28"/>
            <w:lang w:bidi="ar"/>
          </w:rPr>
          <w:delText>软件学院</w:delText>
        </w:r>
      </w:del>
      <w:r>
        <w:rPr>
          <w:rFonts w:hint="eastAsia" w:ascii="仿宋_GB2312" w:hAnsi="仿宋_GB2312" w:eastAsia="仿宋_GB2312" w:cs="仿宋_GB2312"/>
          <w:kern w:val="0"/>
          <w:sz w:val="28"/>
          <w:szCs w:val="28"/>
          <w:lang w:bidi="ar"/>
        </w:rPr>
        <w:t>2005级本科、2010级硕士、2013级博士校友朱毅</w:t>
      </w:r>
      <w:r>
        <w:rPr>
          <w:rFonts w:hint="eastAsia" w:ascii="仿宋_GB2312" w:hAnsi="仿宋_GB2312" w:eastAsia="仿宋_GB2312" w:cs="仿宋_GB2312"/>
          <w:sz w:val="28"/>
          <w:szCs w:val="28"/>
        </w:rPr>
        <w:t>，长江证券信息技术总部副总经理、2000级本科、2004级硕士校友陈传鹏，黄石国投数字产业集团总经理、2000级本科校友沈宏，</w:t>
      </w:r>
      <w:bookmarkStart w:id="1" w:name="OLE_LINK1"/>
      <w:r>
        <w:rPr>
          <w:rFonts w:hint="eastAsia" w:ascii="仿宋_GB2312" w:hAnsi="仿宋_GB2312" w:eastAsia="仿宋_GB2312" w:cs="仿宋_GB2312"/>
          <w:sz w:val="28"/>
          <w:szCs w:val="28"/>
        </w:rPr>
        <w:t>山骁科技总经理、</w:t>
      </w:r>
      <w:bookmarkEnd w:id="1"/>
      <w:r>
        <w:rPr>
          <w:rFonts w:hint="eastAsia" w:ascii="仿宋_GB2312" w:hAnsi="仿宋_GB2312" w:eastAsia="仿宋_GB2312" w:cs="仿宋_GB2312"/>
          <w:sz w:val="28"/>
          <w:szCs w:val="28"/>
        </w:rPr>
        <w:t>2003级本科校友程轩昂当选为副会长；凯捷咨询（中国）全球副总裁、2003级硕士校友万学凡，长江证券信息技术总部技术管理部经理宁峰，汇蠡投资投研负责人</w:t>
      </w:r>
      <w:ins w:id="172" w:author="士贤 王" w:date="2025-04-27T09:07:00Z">
        <w:r>
          <w:rPr>
            <w:rFonts w:hint="eastAsia" w:ascii="仿宋_GB2312" w:hAnsi="仿宋_GB2312" w:eastAsia="仿宋_GB2312" w:cs="仿宋_GB2312"/>
            <w:sz w:val="28"/>
            <w:szCs w:val="28"/>
          </w:rPr>
          <w:t>、</w:t>
        </w:r>
      </w:ins>
      <w:r>
        <w:rPr>
          <w:rFonts w:hint="eastAsia" w:ascii="仿宋_GB2312" w:hAnsi="仿宋_GB2312" w:eastAsia="仿宋_GB2312" w:cs="仿宋_GB2312"/>
          <w:sz w:val="28"/>
          <w:szCs w:val="28"/>
        </w:rPr>
        <w:t>2006级本科、2010级硕士校友杨裕欣，交通银行湖北省分行软件开发团队工程师、2019级硕士校友胡永辉当选为理事；中电云技术专家、2006级本科校友郑恺担任秘书长，中电云技术专家、2006级本科、2010级硕士校友周彬担任副秘书长。</w:t>
      </w:r>
    </w:p>
    <w:p w14:paraId="662B5968">
      <w:pPr>
        <w:ind w:firstLine="560" w:firstLineChars="200"/>
        <w:rPr>
          <w:rFonts w:ascii="仿宋_GB2312" w:hAnsi="仿宋_GB2312" w:eastAsia="仿宋_GB2312" w:cs="仿宋_GB2312"/>
          <w:kern w:val="0"/>
          <w:sz w:val="28"/>
          <w:szCs w:val="28"/>
          <w:lang w:bidi="ar"/>
        </w:rPr>
      </w:pPr>
      <w:del w:id="173" w:author="士贤 王" w:date="2025-04-27T10:41:00Z">
        <w:r>
          <w:rPr>
            <w:rFonts w:hint="eastAsia" w:ascii="仿宋_GB2312" w:hAnsi="仿宋_GB2312" w:eastAsia="仿宋_GB2312" w:cs="仿宋_GB2312"/>
            <w:sz w:val="28"/>
            <w:szCs w:val="28"/>
          </w:rPr>
          <w:delText>由</w:delText>
        </w:r>
      </w:del>
      <w:del w:id="174" w:author="士贤 王" w:date="2025-04-27T10:41:00Z">
        <w:r>
          <w:rPr>
            <w:rFonts w:hint="eastAsia" w:ascii="仿宋_GB2312" w:hAnsi="仿宋_GB2312" w:eastAsia="仿宋_GB2312" w:cs="仿宋_GB2312"/>
            <w:kern w:val="0"/>
            <w:sz w:val="28"/>
            <w:szCs w:val="28"/>
            <w:lang w:bidi="ar"/>
          </w:rPr>
          <w:delText>校友工作及对外联络办公室主任、教育发展基金管理处主任</w:delText>
        </w:r>
      </w:del>
      <w:r>
        <w:rPr>
          <w:rFonts w:hint="eastAsia" w:ascii="仿宋_GB2312" w:hAnsi="仿宋_GB2312" w:eastAsia="仿宋_GB2312" w:cs="仿宋_GB2312"/>
          <w:kern w:val="0"/>
          <w:sz w:val="28"/>
          <w:szCs w:val="28"/>
          <w:lang w:bidi="ar"/>
        </w:rPr>
        <w:t>戴则健</w:t>
      </w:r>
      <w:r>
        <w:rPr>
          <w:rFonts w:hint="eastAsia" w:ascii="仿宋_GB2312" w:hAnsi="仿宋_GB2312" w:eastAsia="仿宋_GB2312" w:cs="仿宋_GB2312"/>
          <w:sz w:val="28"/>
          <w:szCs w:val="28"/>
        </w:rPr>
        <w:t>为理事会成员颁发</w:t>
      </w:r>
      <w:ins w:id="175" w:author="士贤 王" w:date="2025-04-27T10:42:00Z">
        <w:r>
          <w:rPr>
            <w:rFonts w:hint="eastAsia" w:ascii="仿宋_GB2312" w:hAnsi="仿宋_GB2312" w:eastAsia="仿宋_GB2312" w:cs="仿宋_GB2312"/>
            <w:sz w:val="28"/>
            <w:szCs w:val="28"/>
          </w:rPr>
          <w:t>了</w:t>
        </w:r>
      </w:ins>
      <w:r>
        <w:rPr>
          <w:rFonts w:hint="eastAsia" w:ascii="仿宋_GB2312" w:hAnsi="仿宋_GB2312" w:eastAsia="仿宋_GB2312" w:cs="仿宋_GB2312"/>
          <w:sz w:val="28"/>
          <w:szCs w:val="28"/>
        </w:rPr>
        <w:t>聘书。</w:t>
      </w:r>
    </w:p>
    <w:p w14:paraId="2811D10F">
      <w:pPr>
        <w:widowControl/>
        <w:jc w:val="left"/>
        <w:rPr>
          <w:rFonts w:ascii="仿宋_GB2312" w:hAnsi="仿宋_GB2312" w:eastAsia="仿宋_GB2312" w:cs="仿宋_GB2312"/>
          <w:kern w:val="0"/>
          <w:sz w:val="28"/>
          <w:szCs w:val="28"/>
          <w:lang w:bidi="ar"/>
        </w:rPr>
      </w:pPr>
      <w:r>
        <w:rPr>
          <w:rFonts w:hint="eastAsia" w:ascii="仿宋_GB2312" w:hAnsi="仿宋_GB2312" w:eastAsia="仿宋_GB2312" w:cs="仿宋_GB2312"/>
          <w:kern w:val="0"/>
          <w:sz w:val="28"/>
          <w:szCs w:val="28"/>
          <w:lang w:bidi="ar"/>
        </w:rPr>
        <w:drawing>
          <wp:inline distT="0" distB="0" distL="114300" distR="114300">
            <wp:extent cx="5242560" cy="3495040"/>
            <wp:effectExtent l="0" t="0" r="15240" b="10160"/>
            <wp:docPr id="7" name="图片 7" descr="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77"/>
                    <pic:cNvPicPr>
                      <a:picLocks noChangeAspect="1"/>
                    </pic:cNvPicPr>
                  </pic:nvPicPr>
                  <pic:blipFill>
                    <a:blip r:embed="rId12"/>
                    <a:stretch>
                      <a:fillRect/>
                    </a:stretch>
                  </pic:blipFill>
                  <pic:spPr>
                    <a:xfrm>
                      <a:off x="0" y="0"/>
                      <a:ext cx="5242560" cy="3495040"/>
                    </a:xfrm>
                    <a:prstGeom prst="rect">
                      <a:avLst/>
                    </a:prstGeom>
                  </pic:spPr>
                </pic:pic>
              </a:graphicData>
            </a:graphic>
          </wp:inline>
        </w:drawing>
      </w:r>
    </w:p>
    <w:p w14:paraId="4E8E03F7">
      <w:pPr>
        <w:widowControl/>
        <w:ind w:firstLine="560" w:firstLineChars="200"/>
        <w:jc w:val="left"/>
        <w:rPr>
          <w:rFonts w:ascii="仿宋_GB2312" w:hAnsi="仿宋_GB2312" w:eastAsia="仿宋_GB2312" w:cs="仿宋_GB2312"/>
          <w:kern w:val="0"/>
          <w:sz w:val="28"/>
          <w:szCs w:val="28"/>
          <w:lang w:bidi="ar"/>
        </w:rPr>
      </w:pPr>
      <w:del w:id="176" w:author="士贤 王" w:date="2025-04-27T10:42:00Z">
        <w:r>
          <w:rPr>
            <w:rFonts w:hint="eastAsia" w:ascii="仿宋_GB2312" w:hAnsi="仿宋_GB2312" w:eastAsia="仿宋_GB2312" w:cs="仿宋_GB2312"/>
            <w:sz w:val="28"/>
            <w:szCs w:val="28"/>
          </w:rPr>
          <w:delText>在</w:delText>
        </w:r>
      </w:del>
      <w:del w:id="177" w:author="士贤 王" w:date="2025-04-27T09:08:00Z">
        <w:r>
          <w:rPr>
            <w:rFonts w:hint="eastAsia" w:ascii="仿宋_GB2312" w:hAnsi="仿宋_GB2312" w:eastAsia="仿宋_GB2312" w:cs="仿宋_GB2312"/>
            <w:sz w:val="28"/>
            <w:szCs w:val="28"/>
          </w:rPr>
          <w:delText>庄重的</w:delText>
        </w:r>
      </w:del>
      <w:del w:id="178" w:author="士贤 王" w:date="2025-04-27T10:42:00Z">
        <w:r>
          <w:rPr>
            <w:rFonts w:hint="eastAsia" w:ascii="仿宋_GB2312" w:hAnsi="仿宋_GB2312" w:eastAsia="仿宋_GB2312" w:cs="仿宋_GB2312"/>
            <w:sz w:val="28"/>
            <w:szCs w:val="28"/>
          </w:rPr>
          <w:delText>授旗仪式环节，</w:delText>
        </w:r>
      </w:del>
      <w:del w:id="179" w:author="士贤 王" w:date="2025-04-27T09:08:00Z">
        <w:r>
          <w:rPr>
            <w:rFonts w:hint="eastAsia" w:ascii="仿宋_GB2312" w:hAnsi="仿宋_GB2312" w:eastAsia="仿宋_GB2312" w:cs="仿宋_GB2312"/>
            <w:sz w:val="28"/>
            <w:szCs w:val="28"/>
          </w:rPr>
          <w:delText>华中科技大学武汉校友会常务副会长、建设分会会长</w:delText>
        </w:r>
      </w:del>
      <w:r>
        <w:rPr>
          <w:rFonts w:hint="eastAsia" w:ascii="仿宋_GB2312" w:hAnsi="仿宋_GB2312" w:eastAsia="仿宋_GB2312" w:cs="仿宋_GB2312"/>
          <w:sz w:val="28"/>
          <w:szCs w:val="28"/>
        </w:rPr>
        <w:t>邬毛志</w:t>
      </w:r>
      <w:ins w:id="180" w:author="士贤 王" w:date="2025-04-27T09:08:00Z">
        <w:r>
          <w:rPr>
            <w:rFonts w:hint="eastAsia" w:ascii="仿宋_GB2312" w:hAnsi="仿宋_GB2312" w:eastAsia="仿宋_GB2312" w:cs="仿宋_GB2312"/>
            <w:sz w:val="28"/>
            <w:szCs w:val="28"/>
          </w:rPr>
          <w:t>向</w:t>
        </w:r>
      </w:ins>
      <w:del w:id="181" w:author="士贤 王" w:date="2025-04-27T09:08:00Z">
        <w:r>
          <w:rPr>
            <w:rFonts w:hint="eastAsia" w:ascii="仿宋_GB2312" w:hAnsi="仿宋_GB2312" w:eastAsia="仿宋_GB2312" w:cs="仿宋_GB2312"/>
            <w:sz w:val="28"/>
            <w:szCs w:val="28"/>
          </w:rPr>
          <w:delText>将象征着责任与使命的武汉校友会软件学院分会会旗郑重授予</w:delText>
        </w:r>
      </w:del>
      <w:del w:id="182" w:author="士贤 王" w:date="2025-04-27T09:09:00Z">
        <w:r>
          <w:rPr>
            <w:rFonts w:hint="eastAsia" w:ascii="仿宋_GB2312" w:hAnsi="仿宋_GB2312" w:eastAsia="仿宋_GB2312" w:cs="仿宋_GB2312"/>
            <w:sz w:val="28"/>
            <w:szCs w:val="28"/>
          </w:rPr>
          <w:delText>软件学院分会首任会长</w:delText>
        </w:r>
      </w:del>
      <w:r>
        <w:rPr>
          <w:rFonts w:hint="eastAsia" w:ascii="仿宋_GB2312" w:hAnsi="仿宋_GB2312" w:eastAsia="仿宋_GB2312" w:cs="仿宋_GB2312"/>
          <w:sz w:val="28"/>
          <w:szCs w:val="28"/>
        </w:rPr>
        <w:t>皮宇</w:t>
      </w:r>
      <w:ins w:id="183" w:author="士贤 王" w:date="2025-04-27T09:09:00Z">
        <w:r>
          <w:rPr>
            <w:rFonts w:hint="eastAsia" w:ascii="仿宋_GB2312" w:hAnsi="仿宋_GB2312" w:eastAsia="仿宋_GB2312" w:cs="仿宋_GB2312"/>
            <w:sz w:val="28"/>
            <w:szCs w:val="28"/>
          </w:rPr>
          <w:t>授予了华中科技大学武汉校友会软件学院分会会旗</w:t>
        </w:r>
      </w:ins>
      <w:r>
        <w:rPr>
          <w:rFonts w:hint="eastAsia" w:ascii="仿宋_GB2312" w:hAnsi="仿宋_GB2312" w:eastAsia="仿宋_GB2312" w:cs="仿宋_GB2312"/>
          <w:sz w:val="28"/>
          <w:szCs w:val="28"/>
        </w:rPr>
        <w:t>。</w:t>
      </w:r>
    </w:p>
    <w:p w14:paraId="393AFA91">
      <w:pPr>
        <w:widowControl/>
        <w:jc w:val="left"/>
        <w:rPr>
          <w:rFonts w:ascii="仿宋_GB2312" w:hAnsi="仿宋_GB2312" w:eastAsia="仿宋_GB2312" w:cs="仿宋_GB2312"/>
          <w:kern w:val="0"/>
          <w:sz w:val="28"/>
          <w:szCs w:val="28"/>
          <w:lang w:bidi="ar"/>
        </w:rPr>
      </w:pPr>
      <w:r>
        <w:rPr>
          <w:rFonts w:hint="eastAsia" w:ascii="仿宋_GB2312" w:hAnsi="仿宋_GB2312" w:eastAsia="仿宋_GB2312" w:cs="仿宋_GB2312"/>
          <w:kern w:val="0"/>
          <w:sz w:val="28"/>
          <w:szCs w:val="28"/>
          <w:lang w:bidi="ar"/>
        </w:rPr>
        <w:drawing>
          <wp:inline distT="0" distB="0" distL="114300" distR="114300">
            <wp:extent cx="5242560" cy="3495040"/>
            <wp:effectExtent l="0" t="0" r="2540" b="10160"/>
            <wp:docPr id="8" name="图片 8" descr="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88"/>
                    <pic:cNvPicPr>
                      <a:picLocks noChangeAspect="1"/>
                    </pic:cNvPicPr>
                  </pic:nvPicPr>
                  <pic:blipFill>
                    <a:blip r:embed="rId13"/>
                    <a:stretch>
                      <a:fillRect/>
                    </a:stretch>
                  </pic:blipFill>
                  <pic:spPr>
                    <a:xfrm>
                      <a:off x="0" y="0"/>
                      <a:ext cx="5242560" cy="3495040"/>
                    </a:xfrm>
                    <a:prstGeom prst="rect">
                      <a:avLst/>
                    </a:prstGeom>
                  </pic:spPr>
                </pic:pic>
              </a:graphicData>
            </a:graphic>
          </wp:inline>
        </w:drawing>
      </w:r>
    </w:p>
    <w:p w14:paraId="26AB4C5E">
      <w:pPr>
        <w:ind w:firstLine="560" w:firstLineChars="200"/>
        <w:rPr>
          <w:rFonts w:ascii="仿宋_GB2312" w:hAnsi="仿宋_GB2312" w:eastAsia="仿宋_GB2312" w:cs="仿宋_GB2312"/>
          <w:sz w:val="28"/>
          <w:szCs w:val="28"/>
        </w:rPr>
      </w:pPr>
      <w:del w:id="184" w:author="士贤 王" w:date="2025-04-27T09:10:00Z">
        <w:r>
          <w:rPr>
            <w:rFonts w:hint="eastAsia" w:ascii="仿宋_GB2312" w:hAnsi="仿宋_GB2312" w:eastAsia="仿宋_GB2312" w:cs="仿宋_GB2312"/>
            <w:sz w:val="28"/>
            <w:szCs w:val="28"/>
          </w:rPr>
          <w:delText>武汉校友会软件学院分会新任会长</w:delText>
        </w:r>
      </w:del>
      <w:r>
        <w:rPr>
          <w:rFonts w:hint="eastAsia" w:ascii="仿宋_GB2312" w:hAnsi="仿宋_GB2312" w:eastAsia="仿宋_GB2312" w:cs="仿宋_GB2312"/>
          <w:sz w:val="28"/>
          <w:szCs w:val="28"/>
        </w:rPr>
        <w:t>皮宇在会上</w:t>
      </w:r>
      <w:del w:id="185" w:author="士贤 王" w:date="2025-04-27T10:42:00Z">
        <w:r>
          <w:rPr>
            <w:rFonts w:hint="eastAsia" w:ascii="仿宋_GB2312" w:hAnsi="仿宋_GB2312" w:eastAsia="仿宋_GB2312" w:cs="仿宋_GB2312"/>
            <w:sz w:val="28"/>
            <w:szCs w:val="28"/>
          </w:rPr>
          <w:delText>郑重表态</w:delText>
        </w:r>
      </w:del>
      <w:ins w:id="186" w:author="士贤 王" w:date="2025-04-27T10:42:00Z">
        <w:r>
          <w:rPr>
            <w:rFonts w:hint="eastAsia" w:ascii="仿宋_GB2312" w:hAnsi="仿宋_GB2312" w:eastAsia="仿宋_GB2312" w:cs="仿宋_GB2312"/>
            <w:sz w:val="28"/>
            <w:szCs w:val="28"/>
          </w:rPr>
          <w:t>发言</w:t>
        </w:r>
      </w:ins>
      <w:r>
        <w:rPr>
          <w:rFonts w:hint="eastAsia" w:ascii="仿宋_GB2312" w:hAnsi="仿宋_GB2312" w:eastAsia="仿宋_GB2312" w:cs="仿宋_GB2312"/>
          <w:sz w:val="28"/>
          <w:szCs w:val="28"/>
        </w:rPr>
        <w:t>，作为首任会长，他将切实履行工作职责，团结带领理事会全体成员，进一步完善校友会组织建设，创新工作机制，深化校友服务。通过搭建多元化交流平台，促进校友资源共享，积极回馈母校。</w:t>
      </w:r>
    </w:p>
    <w:p w14:paraId="149D74C3">
      <w:pPr>
        <w:rPr>
          <w:rFonts w:ascii="仿宋_GB2312" w:hAnsi="仿宋_GB2312" w:eastAsia="仿宋_GB2312" w:cs="仿宋_GB2312"/>
          <w:sz w:val="28"/>
          <w:szCs w:val="28"/>
        </w:rPr>
      </w:pPr>
      <w:r>
        <w:rPr>
          <w:rFonts w:hint="eastAsia" w:ascii="仿宋_GB2312" w:hAnsi="仿宋_GB2312" w:eastAsia="仿宋_GB2312" w:cs="仿宋_GB2312"/>
          <w:sz w:val="28"/>
          <w:szCs w:val="28"/>
        </w:rPr>
        <w:drawing>
          <wp:inline distT="0" distB="0" distL="114300" distR="114300">
            <wp:extent cx="5242560" cy="3495040"/>
            <wp:effectExtent l="0" t="0" r="2540" b="10160"/>
            <wp:docPr id="9" name="图片 9" descr="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999"/>
                    <pic:cNvPicPr>
                      <a:picLocks noChangeAspect="1"/>
                    </pic:cNvPicPr>
                  </pic:nvPicPr>
                  <pic:blipFill>
                    <a:blip r:embed="rId14"/>
                    <a:stretch>
                      <a:fillRect/>
                    </a:stretch>
                  </pic:blipFill>
                  <pic:spPr>
                    <a:xfrm>
                      <a:off x="0" y="0"/>
                      <a:ext cx="5242560" cy="3495040"/>
                    </a:xfrm>
                    <a:prstGeom prst="rect">
                      <a:avLst/>
                    </a:prstGeom>
                  </pic:spPr>
                </pic:pic>
              </a:graphicData>
            </a:graphic>
          </wp:inline>
        </w:drawing>
      </w:r>
    </w:p>
    <w:p w14:paraId="779522AC">
      <w:pPr>
        <w:ind w:firstLine="560" w:firstLineChars="200"/>
        <w:rPr>
          <w:rFonts w:ascii="仿宋_GB2312" w:hAnsi="仿宋_GB2312" w:eastAsia="仿宋_GB2312" w:cs="仿宋_GB2312"/>
          <w:sz w:val="28"/>
          <w:szCs w:val="28"/>
        </w:rPr>
      </w:pPr>
      <w:r>
        <w:rPr>
          <w:rFonts w:hint="eastAsia" w:ascii="仿宋_GB2312" w:hAnsi="仿宋_GB2312" w:eastAsia="仿宋_GB2312" w:cs="仿宋_GB2312"/>
          <w:sz w:val="28"/>
          <w:szCs w:val="28"/>
        </w:rPr>
        <w:t>接着，</w:t>
      </w:r>
      <w:del w:id="187" w:author="士贤 王" w:date="2025-04-27T10:43:00Z">
        <w:r>
          <w:rPr>
            <w:rFonts w:hint="eastAsia" w:ascii="仿宋_GB2312" w:hAnsi="仿宋_GB2312" w:eastAsia="仿宋_GB2312" w:cs="仿宋_GB2312"/>
            <w:sz w:val="28"/>
            <w:szCs w:val="28"/>
          </w:rPr>
          <w:delText>软件学院“软创未来”</w:delText>
        </w:r>
      </w:del>
      <w:r>
        <w:rPr>
          <w:rFonts w:hint="eastAsia" w:ascii="仿宋_GB2312" w:hAnsi="仿宋_GB2312" w:eastAsia="仿宋_GB2312" w:cs="仿宋_GB2312"/>
          <w:sz w:val="28"/>
          <w:szCs w:val="28"/>
        </w:rPr>
        <w:t>校友基金捐赠仪式举行。武汉校友会软件学院分会</w:t>
      </w:r>
      <w:ins w:id="188" w:author="士贤 王" w:date="2025-04-27T10:43:00Z">
        <w:r>
          <w:rPr>
            <w:rFonts w:hint="eastAsia" w:ascii="仿宋_GB2312" w:hAnsi="仿宋_GB2312" w:eastAsia="仿宋_GB2312" w:cs="仿宋_GB2312"/>
            <w:sz w:val="28"/>
            <w:szCs w:val="28"/>
          </w:rPr>
          <w:t>设立“软创未来”校友基金，向学院</w:t>
        </w:r>
      </w:ins>
      <w:r>
        <w:rPr>
          <w:rFonts w:hint="eastAsia" w:ascii="仿宋_GB2312" w:hAnsi="仿宋_GB2312" w:eastAsia="仿宋_GB2312" w:cs="仿宋_GB2312"/>
          <w:sz w:val="28"/>
          <w:szCs w:val="28"/>
        </w:rPr>
        <w:t>捐赠100万</w:t>
      </w:r>
      <w:ins w:id="189" w:author="士贤 王" w:date="2025-04-27T09:11:00Z">
        <w:r>
          <w:rPr>
            <w:rFonts w:hint="eastAsia" w:ascii="仿宋_GB2312" w:hAnsi="仿宋_GB2312" w:eastAsia="仿宋_GB2312" w:cs="仿宋_GB2312"/>
            <w:sz w:val="28"/>
            <w:szCs w:val="28"/>
          </w:rPr>
          <w:t>元</w:t>
        </w:r>
      </w:ins>
      <w:r>
        <w:rPr>
          <w:rFonts w:hint="eastAsia" w:ascii="仿宋_GB2312" w:hAnsi="仿宋_GB2312" w:eastAsia="仿宋_GB2312" w:cs="仿宋_GB2312"/>
          <w:sz w:val="28"/>
          <w:szCs w:val="28"/>
        </w:rPr>
        <w:t>，助力学院拔尖创新人才培养。这份情系母校的慷慨捐赠，必将激励更多校友加入回馈母校的行列，共同谱写软件学院发展的新篇章。</w:t>
      </w:r>
    </w:p>
    <w:p w14:paraId="2F60056A">
      <w:pPr>
        <w:rPr>
          <w:rFonts w:ascii="仿宋_GB2312" w:hAnsi="仿宋_GB2312" w:eastAsia="仿宋_GB2312" w:cs="仿宋_GB2312"/>
          <w:sz w:val="28"/>
          <w:szCs w:val="28"/>
        </w:rPr>
      </w:pPr>
      <w:r>
        <w:rPr>
          <w:rFonts w:hint="eastAsia" w:ascii="仿宋_GB2312" w:hAnsi="仿宋_GB2312" w:eastAsia="仿宋_GB2312" w:cs="仿宋_GB2312"/>
          <w:sz w:val="28"/>
          <w:szCs w:val="28"/>
        </w:rPr>
        <w:drawing>
          <wp:inline distT="0" distB="0" distL="114300" distR="114300">
            <wp:extent cx="5242560" cy="3170555"/>
            <wp:effectExtent l="0" t="0" r="0" b="0"/>
            <wp:docPr id="10" name="图片 10" descr="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111"/>
                    <pic:cNvPicPr>
                      <a:picLocks noChangeAspect="1"/>
                    </pic:cNvPicPr>
                  </pic:nvPicPr>
                  <pic:blipFill>
                    <a:blip r:embed="rId15"/>
                    <a:srcRect b="9284"/>
                    <a:stretch>
                      <a:fillRect/>
                    </a:stretch>
                  </pic:blipFill>
                  <pic:spPr>
                    <a:xfrm>
                      <a:off x="0" y="0"/>
                      <a:ext cx="5242560" cy="3170555"/>
                    </a:xfrm>
                    <a:prstGeom prst="rect">
                      <a:avLst/>
                    </a:prstGeom>
                  </pic:spPr>
                </pic:pic>
              </a:graphicData>
            </a:graphic>
          </wp:inline>
        </w:drawing>
      </w:r>
    </w:p>
    <w:p w14:paraId="11BC80C3">
      <w:pPr>
        <w:ind w:firstLine="560" w:firstLineChars="200"/>
        <w:rPr>
          <w:rFonts w:ascii="仿宋_GB2312" w:hAnsi="仿宋_GB2312" w:eastAsia="仿宋_GB2312" w:cs="仿宋_GB2312"/>
          <w:sz w:val="28"/>
          <w:szCs w:val="28"/>
        </w:rPr>
      </w:pPr>
      <w:ins w:id="190" w:author="士贤 王" w:date="2025-04-27T10:44:00Z">
        <w:r>
          <w:rPr>
            <w:rFonts w:hint="eastAsia" w:ascii="仿宋_GB2312" w:hAnsi="仿宋_GB2312" w:eastAsia="仿宋_GB2312" w:cs="仿宋_GB2312"/>
            <w:sz w:val="28"/>
            <w:szCs w:val="28"/>
          </w:rPr>
          <w:t>集体合影后举行了</w:t>
        </w:r>
      </w:ins>
      <w:del w:id="191" w:author="士贤 王" w:date="2025-04-27T09:11:00Z">
        <w:r>
          <w:rPr>
            <w:rFonts w:hint="eastAsia" w:ascii="仿宋_GB2312" w:hAnsi="仿宋_GB2312" w:eastAsia="仿宋_GB2312" w:cs="仿宋_GB2312"/>
            <w:sz w:val="28"/>
            <w:szCs w:val="28"/>
          </w:rPr>
          <w:delText>接着，</w:delText>
        </w:r>
      </w:del>
      <w:r>
        <w:rPr>
          <w:rFonts w:hint="eastAsia" w:ascii="仿宋_GB2312" w:hAnsi="仿宋_GB2312" w:eastAsia="仿宋_GB2312" w:cs="仿宋_GB2312"/>
          <w:sz w:val="28"/>
          <w:szCs w:val="28"/>
        </w:rPr>
        <w:t>软件学院第二届校友创新创业论坛</w:t>
      </w:r>
      <w:del w:id="192" w:author="士贤 王" w:date="2025-04-27T10:44:00Z">
        <w:r>
          <w:rPr>
            <w:rFonts w:hint="eastAsia" w:ascii="仿宋_GB2312" w:hAnsi="仿宋_GB2312" w:eastAsia="仿宋_GB2312" w:cs="仿宋_GB2312"/>
            <w:sz w:val="28"/>
            <w:szCs w:val="28"/>
          </w:rPr>
          <w:delText>“</w:delText>
        </w:r>
      </w:del>
      <w:ins w:id="193" w:author="士贤 王" w:date="2025-04-27T10:44:00Z">
        <w:r>
          <w:rPr>
            <w:rFonts w:hint="eastAsia" w:ascii="仿宋_GB2312" w:hAnsi="仿宋_GB2312" w:eastAsia="仿宋_GB2312" w:cs="仿宋_GB2312"/>
            <w:sz w:val="28"/>
            <w:szCs w:val="28"/>
          </w:rPr>
          <w:t>：</w:t>
        </w:r>
      </w:ins>
      <w:r>
        <w:rPr>
          <w:rFonts w:hint="eastAsia" w:ascii="仿宋_GB2312" w:hAnsi="仿宋_GB2312" w:eastAsia="仿宋_GB2312" w:cs="仿宋_GB2312"/>
          <w:sz w:val="28"/>
          <w:szCs w:val="28"/>
        </w:rPr>
        <w:t>从代码到智能体：AI时代创新创业机遇与挑战</w:t>
      </w:r>
      <w:del w:id="194" w:author="士贤 王" w:date="2025-04-27T10:44:00Z">
        <w:r>
          <w:rPr>
            <w:rFonts w:hint="eastAsia" w:ascii="仿宋_GB2312" w:hAnsi="仿宋_GB2312" w:eastAsia="仿宋_GB2312" w:cs="仿宋_GB2312"/>
            <w:sz w:val="28"/>
            <w:szCs w:val="28"/>
          </w:rPr>
          <w:delText>”举行</w:delText>
        </w:r>
      </w:del>
      <w:r>
        <w:rPr>
          <w:rFonts w:hint="eastAsia" w:ascii="仿宋_GB2312" w:hAnsi="仿宋_GB2312" w:eastAsia="仿宋_GB2312" w:cs="仿宋_GB2312"/>
          <w:sz w:val="28"/>
          <w:szCs w:val="28"/>
        </w:rPr>
        <w:t>。</w:t>
      </w:r>
    </w:p>
    <w:p w14:paraId="07A476BC">
      <w:pPr>
        <w:ind w:firstLine="560" w:firstLineChars="200"/>
        <w:rPr>
          <w:rFonts w:ascii="仿宋_GB2312" w:hAnsi="仿宋_GB2312" w:eastAsia="仿宋_GB2312" w:cs="仿宋_GB2312"/>
          <w:sz w:val="28"/>
          <w:szCs w:val="28"/>
        </w:rPr>
      </w:pPr>
      <w:del w:id="195" w:author="士贤 王" w:date="2025-04-27T10:44:00Z">
        <w:r>
          <w:rPr>
            <w:rFonts w:hint="eastAsia" w:ascii="仿宋_GB2312" w:hAnsi="仿宋_GB2312" w:eastAsia="仿宋_GB2312" w:cs="仿宋_GB2312"/>
            <w:sz w:val="28"/>
            <w:szCs w:val="28"/>
          </w:rPr>
          <w:delText>软件学院院长</w:delText>
        </w:r>
      </w:del>
      <w:r>
        <w:rPr>
          <w:rFonts w:hint="eastAsia" w:ascii="仿宋_GB2312" w:hAnsi="仿宋_GB2312" w:eastAsia="仿宋_GB2312" w:cs="仿宋_GB2312"/>
          <w:sz w:val="28"/>
          <w:szCs w:val="28"/>
        </w:rPr>
        <w:t>白翔教授</w:t>
      </w:r>
      <w:del w:id="196" w:author="士贤 王" w:date="2025-04-27T09:12:00Z">
        <w:r>
          <w:rPr>
            <w:rFonts w:hint="eastAsia" w:ascii="仿宋_GB2312" w:hAnsi="仿宋_GB2312" w:eastAsia="仿宋_GB2312" w:cs="仿宋_GB2312"/>
            <w:sz w:val="28"/>
            <w:szCs w:val="28"/>
          </w:rPr>
          <w:delText>为与会嘉宾带来了一场</w:delText>
        </w:r>
      </w:del>
      <w:ins w:id="197" w:author="士贤 王" w:date="2025-04-27T09:12:00Z">
        <w:r>
          <w:rPr>
            <w:rFonts w:hint="eastAsia" w:ascii="仿宋_GB2312" w:hAnsi="仿宋_GB2312" w:eastAsia="仿宋_GB2312" w:cs="仿宋_GB2312"/>
            <w:sz w:val="28"/>
            <w:szCs w:val="28"/>
          </w:rPr>
          <w:t>做了</w:t>
        </w:r>
      </w:ins>
      <w:r>
        <w:rPr>
          <w:rFonts w:hint="eastAsia" w:ascii="仿宋_GB2312" w:hAnsi="仿宋_GB2312" w:eastAsia="仿宋_GB2312" w:cs="仿宋_GB2312"/>
          <w:sz w:val="28"/>
          <w:szCs w:val="28"/>
        </w:rPr>
        <w:t>题为《基于人工智能的甲骨文辅助破译方法》的学术</w:t>
      </w:r>
      <w:ins w:id="198" w:author="士贤 王" w:date="2025-04-27T09:12:00Z">
        <w:r>
          <w:rPr>
            <w:rFonts w:hint="eastAsia" w:ascii="仿宋_GB2312" w:hAnsi="仿宋_GB2312" w:eastAsia="仿宋_GB2312" w:cs="仿宋_GB2312"/>
            <w:sz w:val="28"/>
            <w:szCs w:val="28"/>
          </w:rPr>
          <w:t>报告</w:t>
        </w:r>
      </w:ins>
      <w:del w:id="199" w:author="士贤 王" w:date="2025-04-27T09:12:00Z">
        <w:r>
          <w:rPr>
            <w:rFonts w:hint="eastAsia" w:ascii="仿宋_GB2312" w:hAnsi="仿宋_GB2312" w:eastAsia="仿宋_GB2312" w:cs="仿宋_GB2312"/>
            <w:sz w:val="28"/>
            <w:szCs w:val="28"/>
          </w:rPr>
          <w:delText>盛宴</w:delText>
        </w:r>
      </w:del>
      <w:r>
        <w:rPr>
          <w:rFonts w:hint="eastAsia" w:ascii="仿宋_GB2312" w:hAnsi="仿宋_GB2312" w:eastAsia="仿宋_GB2312" w:cs="仿宋_GB2312"/>
          <w:sz w:val="28"/>
          <w:szCs w:val="28"/>
        </w:rPr>
        <w:t>。</w:t>
      </w:r>
      <w:ins w:id="200" w:author="士贤 王" w:date="2025-04-27T09:13:00Z">
        <w:r>
          <w:rPr>
            <w:rFonts w:hint="eastAsia" w:ascii="仿宋_GB2312" w:hAnsi="仿宋_GB2312" w:eastAsia="仿宋_GB2312" w:cs="仿宋_GB2312"/>
            <w:sz w:val="28"/>
            <w:szCs w:val="28"/>
          </w:rPr>
          <w:t>分享了使用人工智能技术</w:t>
        </w:r>
      </w:ins>
      <w:del w:id="201" w:author="士贤 王" w:date="2025-04-27T09:13:00Z">
        <w:r>
          <w:rPr>
            <w:rFonts w:hint="eastAsia" w:ascii="仿宋_GB2312" w:hAnsi="仿宋_GB2312" w:eastAsia="仿宋_GB2312" w:cs="仿宋_GB2312"/>
            <w:sz w:val="28"/>
            <w:szCs w:val="28"/>
          </w:rPr>
          <w:delText>从甲骨文的智能</w:delText>
        </w:r>
      </w:del>
      <w:r>
        <w:rPr>
          <w:rFonts w:hint="eastAsia" w:ascii="仿宋_GB2312" w:hAnsi="仿宋_GB2312" w:eastAsia="仿宋_GB2312" w:cs="仿宋_GB2312"/>
          <w:sz w:val="28"/>
          <w:szCs w:val="28"/>
        </w:rPr>
        <w:t>破译</w:t>
      </w:r>
      <w:ins w:id="202" w:author="士贤 王" w:date="2025-04-27T09:13:00Z">
        <w:r>
          <w:rPr>
            <w:rFonts w:hint="eastAsia" w:ascii="仿宋_GB2312" w:hAnsi="仿宋_GB2312" w:eastAsia="仿宋_GB2312" w:cs="仿宋_GB2312"/>
            <w:sz w:val="28"/>
            <w:szCs w:val="28"/>
          </w:rPr>
          <w:t>甲骨文文字的背景、技术路线和成果，</w:t>
        </w:r>
      </w:ins>
      <w:ins w:id="203" w:author="士贤 王" w:date="2025-04-27T09:14:00Z">
        <w:r>
          <w:rPr>
            <w:rFonts w:hint="eastAsia" w:ascii="仿宋_GB2312" w:hAnsi="仿宋_GB2312" w:eastAsia="仿宋_GB2312" w:cs="仿宋_GB2312"/>
            <w:sz w:val="28"/>
            <w:szCs w:val="28"/>
          </w:rPr>
          <w:t>通过人工智能</w:t>
        </w:r>
      </w:ins>
      <w:ins w:id="204" w:author="士贤 王" w:date="2025-04-27T09:15:00Z">
        <w:r>
          <w:rPr>
            <w:rFonts w:hint="eastAsia" w:ascii="仿宋_GB2312" w:hAnsi="仿宋_GB2312" w:eastAsia="仿宋_GB2312" w:cs="仿宋_GB2312"/>
            <w:sz w:val="28"/>
            <w:szCs w:val="28"/>
          </w:rPr>
          <w:t>技术</w:t>
        </w:r>
      </w:ins>
      <w:ins w:id="205" w:author="士贤 王" w:date="2025-04-27T10:48:00Z">
        <w:r>
          <w:rPr>
            <w:rFonts w:hint="eastAsia" w:ascii="仿宋_GB2312" w:hAnsi="仿宋_GB2312" w:eastAsia="仿宋_GB2312" w:cs="仿宋_GB2312"/>
            <w:sz w:val="28"/>
            <w:szCs w:val="28"/>
          </w:rPr>
          <w:t>赋能</w:t>
        </w:r>
      </w:ins>
      <w:ins w:id="206" w:author="士贤 王" w:date="2025-04-27T10:47:00Z">
        <w:r>
          <w:rPr>
            <w:rFonts w:hint="eastAsia" w:ascii="仿宋_GB2312" w:hAnsi="仿宋_GB2312" w:eastAsia="仿宋_GB2312" w:cs="仿宋_GB2312"/>
            <w:sz w:val="28"/>
            <w:szCs w:val="28"/>
          </w:rPr>
          <w:t>甲骨文文字破解，为弘扬中国文化、增强文化自信助力。</w:t>
        </w:r>
      </w:ins>
      <w:del w:id="207" w:author="士贤 王" w:date="2025-04-27T10:47:00Z">
        <w:r>
          <w:rPr>
            <w:rFonts w:hint="eastAsia" w:ascii="仿宋_GB2312" w:hAnsi="仿宋_GB2312" w:eastAsia="仿宋_GB2312" w:cs="仿宋_GB2312"/>
            <w:sz w:val="28"/>
            <w:szCs w:val="28"/>
          </w:rPr>
          <w:delText>到AI技术的文化传承，我们看到了科技与人文的完美融合，AI不仅是工具，更是连接古今的桥梁。</w:delText>
        </w:r>
      </w:del>
    </w:p>
    <w:p w14:paraId="4B6BBF1F">
      <w:pPr>
        <w:ind w:firstLine="560" w:firstLineChars="200"/>
        <w:rPr>
          <w:rFonts w:ascii="仿宋_GB2312" w:hAnsi="仿宋_GB2312" w:eastAsia="仿宋_GB2312" w:cs="仿宋_GB2312"/>
          <w:sz w:val="28"/>
          <w:szCs w:val="28"/>
        </w:rPr>
      </w:pPr>
      <w:r>
        <w:rPr>
          <w:rFonts w:hint="eastAsia" w:ascii="仿宋_GB2312" w:hAnsi="仿宋_GB2312" w:eastAsia="仿宋_GB2312" w:cs="仿宋_GB2312"/>
          <w:sz w:val="28"/>
          <w:szCs w:val="28"/>
        </w:rPr>
        <w:drawing>
          <wp:inline distT="0" distB="0" distL="114300" distR="114300">
            <wp:extent cx="5242560" cy="3495040"/>
            <wp:effectExtent l="0" t="0" r="15240" b="10160"/>
            <wp:docPr id="25" name="图片 25" descr="YOZI1559.JPG~tplv-9lv23dm2t1-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YOZI1559.JPG~tplv-9lv23dm2t1-image"/>
                    <pic:cNvPicPr>
                      <a:picLocks noChangeAspect="1"/>
                    </pic:cNvPicPr>
                  </pic:nvPicPr>
                  <pic:blipFill>
                    <a:blip r:embed="rId16"/>
                    <a:stretch>
                      <a:fillRect/>
                    </a:stretch>
                  </pic:blipFill>
                  <pic:spPr>
                    <a:xfrm>
                      <a:off x="0" y="0"/>
                      <a:ext cx="5242560" cy="3495040"/>
                    </a:xfrm>
                    <a:prstGeom prst="rect">
                      <a:avLst/>
                    </a:prstGeom>
                  </pic:spPr>
                </pic:pic>
              </a:graphicData>
            </a:graphic>
          </wp:inline>
        </w:drawing>
      </w:r>
    </w:p>
    <w:p w14:paraId="7F8FE445">
      <w:pPr>
        <w:ind w:firstLine="560" w:firstLineChars="200"/>
        <w:rPr>
          <w:rFonts w:ascii="仿宋_GB2312" w:hAnsi="仿宋_GB2312" w:eastAsia="仿宋_GB2312" w:cs="仿宋_GB2312"/>
          <w:sz w:val="28"/>
          <w:szCs w:val="28"/>
        </w:rPr>
      </w:pPr>
      <w:del w:id="208" w:author="士贤 王" w:date="2025-04-27T10:15:00Z">
        <w:r>
          <w:rPr>
            <w:rFonts w:hint="eastAsia" w:ascii="仿宋_GB2312" w:hAnsi="仿宋_GB2312" w:eastAsia="仿宋_GB2312" w:cs="仿宋_GB2312"/>
            <w:sz w:val="28"/>
            <w:szCs w:val="28"/>
          </w:rPr>
          <w:delText>达梦数据总经理</w:delText>
        </w:r>
      </w:del>
      <w:r>
        <w:rPr>
          <w:rFonts w:hint="eastAsia" w:ascii="仿宋_GB2312" w:hAnsi="仿宋_GB2312" w:eastAsia="仿宋_GB2312" w:cs="仿宋_GB2312"/>
          <w:sz w:val="28"/>
          <w:szCs w:val="28"/>
        </w:rPr>
        <w:t>皮宇</w:t>
      </w:r>
      <w:del w:id="209" w:author="士贤 王" w:date="2025-04-27T10:16:00Z">
        <w:r>
          <w:rPr>
            <w:rFonts w:hint="eastAsia" w:ascii="仿宋_GB2312" w:hAnsi="仿宋_GB2312" w:eastAsia="仿宋_GB2312" w:cs="仿宋_GB2312"/>
            <w:sz w:val="28"/>
            <w:szCs w:val="28"/>
          </w:rPr>
          <w:delText>校友</w:delText>
        </w:r>
      </w:del>
      <w:r>
        <w:rPr>
          <w:rFonts w:hint="eastAsia" w:ascii="仿宋_GB2312" w:hAnsi="仿宋_GB2312" w:eastAsia="仿宋_GB2312" w:cs="仿宋_GB2312"/>
          <w:sz w:val="28"/>
          <w:szCs w:val="28"/>
        </w:rPr>
        <w:t>以《创新是企业高质量发展的必由之路》为题，分享了</w:t>
      </w:r>
      <w:ins w:id="210" w:author="士贤 王" w:date="2025-04-27T10:16:00Z">
        <w:r>
          <w:rPr>
            <w:rFonts w:hint="eastAsia" w:ascii="仿宋_GB2312" w:hAnsi="仿宋_GB2312" w:eastAsia="仿宋_GB2312" w:cs="仿宋_GB2312"/>
            <w:sz w:val="28"/>
            <w:szCs w:val="28"/>
          </w:rPr>
          <w:t>达梦</w:t>
        </w:r>
      </w:ins>
      <w:r>
        <w:rPr>
          <w:rFonts w:hint="eastAsia" w:ascii="仿宋_GB2312" w:hAnsi="仿宋_GB2312" w:eastAsia="仿宋_GB2312" w:cs="仿宋_GB2312"/>
          <w:sz w:val="28"/>
          <w:szCs w:val="28"/>
        </w:rPr>
        <w:t>国产</w:t>
      </w:r>
      <w:ins w:id="211" w:author="士贤 王" w:date="2025-04-27T10:16:00Z">
        <w:r>
          <w:rPr>
            <w:rFonts w:hint="eastAsia" w:ascii="仿宋_GB2312" w:hAnsi="仿宋_GB2312" w:eastAsia="仿宋_GB2312" w:cs="仿宋_GB2312"/>
            <w:sz w:val="28"/>
            <w:szCs w:val="28"/>
          </w:rPr>
          <w:t>数据库技术发展历程</w:t>
        </w:r>
      </w:ins>
      <w:ins w:id="212" w:author="士贤 王" w:date="2025-04-27T10:17:00Z">
        <w:r>
          <w:rPr>
            <w:rFonts w:hint="eastAsia" w:ascii="仿宋_GB2312" w:hAnsi="仿宋_GB2312" w:eastAsia="仿宋_GB2312" w:cs="仿宋_GB2312"/>
            <w:sz w:val="28"/>
            <w:szCs w:val="28"/>
          </w:rPr>
          <w:t>以及</w:t>
        </w:r>
      </w:ins>
      <w:ins w:id="213" w:author="士贤 王" w:date="2025-04-27T10:18:00Z">
        <w:r>
          <w:rPr>
            <w:rFonts w:hint="eastAsia" w:ascii="仿宋_GB2312" w:hAnsi="仿宋_GB2312" w:eastAsia="仿宋_GB2312" w:cs="仿宋_GB2312"/>
            <w:sz w:val="28"/>
            <w:szCs w:val="28"/>
          </w:rPr>
          <w:t>通过不断创新支持企业高质量发展的</w:t>
        </w:r>
      </w:ins>
      <w:del w:id="214" w:author="士贤 王" w:date="2025-04-27T10:18:00Z">
        <w:r>
          <w:rPr>
            <w:rFonts w:hint="eastAsia" w:ascii="仿宋_GB2312" w:hAnsi="仿宋_GB2312" w:eastAsia="仿宋_GB2312" w:cs="仿宋_GB2312"/>
            <w:sz w:val="28"/>
            <w:szCs w:val="28"/>
          </w:rPr>
          <w:delText>技术领域创新的</w:delText>
        </w:r>
      </w:del>
      <w:del w:id="215" w:author="士贤 王" w:date="2025-04-27T10:48:00Z">
        <w:r>
          <w:rPr>
            <w:rFonts w:hint="eastAsia" w:ascii="仿宋_GB2312" w:hAnsi="仿宋_GB2312" w:eastAsia="仿宋_GB2312" w:cs="仿宋_GB2312"/>
            <w:sz w:val="28"/>
            <w:szCs w:val="28"/>
          </w:rPr>
          <w:delText>实战</w:delText>
        </w:r>
      </w:del>
      <w:r>
        <w:rPr>
          <w:rFonts w:hint="eastAsia" w:ascii="仿宋_GB2312" w:hAnsi="仿宋_GB2312" w:eastAsia="仿宋_GB2312" w:cs="仿宋_GB2312"/>
          <w:sz w:val="28"/>
          <w:szCs w:val="28"/>
        </w:rPr>
        <w:t>经验。</w:t>
      </w:r>
    </w:p>
    <w:p w14:paraId="4E352D5E">
      <w:pPr>
        <w:ind w:firstLine="560" w:firstLineChars="200"/>
        <w:rPr>
          <w:rFonts w:ascii="仿宋_GB2312" w:hAnsi="仿宋_GB2312" w:eastAsia="仿宋_GB2312" w:cs="仿宋_GB2312"/>
          <w:sz w:val="28"/>
          <w:szCs w:val="28"/>
        </w:rPr>
      </w:pPr>
      <w:r>
        <w:rPr>
          <w:rFonts w:hint="eastAsia" w:ascii="仿宋_GB2312" w:hAnsi="仿宋_GB2312" w:eastAsia="仿宋_GB2312" w:cs="仿宋_GB2312"/>
          <w:sz w:val="28"/>
          <w:szCs w:val="28"/>
        </w:rPr>
        <w:drawing>
          <wp:inline distT="0" distB="0" distL="114300" distR="114300">
            <wp:extent cx="5270500" cy="3513455"/>
            <wp:effectExtent l="0" t="0" r="12700" b="17145"/>
            <wp:docPr id="26" name="图片 26" descr="O4295.JPG~tplv-9lv23dm2t1-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O4295.JPG~tplv-9lv23dm2t1-image"/>
                    <pic:cNvPicPr>
                      <a:picLocks noChangeAspect="1"/>
                    </pic:cNvPicPr>
                  </pic:nvPicPr>
                  <pic:blipFill>
                    <a:blip r:embed="rId17"/>
                    <a:stretch>
                      <a:fillRect/>
                    </a:stretch>
                  </pic:blipFill>
                  <pic:spPr>
                    <a:xfrm>
                      <a:off x="0" y="0"/>
                      <a:ext cx="5270500" cy="3513455"/>
                    </a:xfrm>
                    <a:prstGeom prst="rect">
                      <a:avLst/>
                    </a:prstGeom>
                  </pic:spPr>
                </pic:pic>
              </a:graphicData>
            </a:graphic>
          </wp:inline>
        </w:drawing>
      </w:r>
    </w:p>
    <w:p w14:paraId="691A4431">
      <w:pPr>
        <w:ind w:firstLine="560" w:firstLineChars="200"/>
        <w:rPr>
          <w:rFonts w:ascii="仿宋_GB2312" w:hAnsi="仿宋_GB2312" w:eastAsia="仿宋_GB2312" w:cs="仿宋_GB2312"/>
          <w:sz w:val="28"/>
          <w:szCs w:val="28"/>
        </w:rPr>
      </w:pPr>
      <w:r>
        <w:rPr>
          <w:rFonts w:hint="eastAsia" w:ascii="仿宋_GB2312" w:hAnsi="仿宋_GB2312" w:eastAsia="仿宋_GB2312" w:cs="仿宋_GB2312"/>
          <w:sz w:val="28"/>
          <w:szCs w:val="28"/>
        </w:rPr>
        <w:t>豌豆思维创始人</w:t>
      </w:r>
      <w:ins w:id="216" w:author="士贤 王" w:date="2025-04-27T10:18:00Z">
        <w:r>
          <w:rPr>
            <w:rFonts w:hint="eastAsia" w:ascii="仿宋_GB2312" w:hAnsi="仿宋_GB2312" w:eastAsia="仿宋_GB2312" w:cs="仿宋_GB2312"/>
            <w:sz w:val="28"/>
            <w:szCs w:val="28"/>
          </w:rPr>
          <w:t>、</w:t>
        </w:r>
      </w:ins>
      <w:ins w:id="217" w:author="士贤 王" w:date="2025-04-27T10:18:00Z">
        <w:r>
          <w:rPr>
            <w:rFonts w:ascii="仿宋_GB2312" w:hAnsi="仿宋_GB2312" w:eastAsia="仿宋_GB2312" w:cs="仿宋_GB2312"/>
            <w:sz w:val="28"/>
            <w:szCs w:val="28"/>
          </w:rPr>
          <w:t>2000</w:t>
        </w:r>
      </w:ins>
      <w:ins w:id="218" w:author="士贤 王" w:date="2025-04-27T10:18:00Z">
        <w:r>
          <w:rPr>
            <w:rFonts w:hint="eastAsia" w:ascii="仿宋_GB2312" w:hAnsi="仿宋_GB2312" w:eastAsia="仿宋_GB2312" w:cs="仿宋_GB2312"/>
            <w:sz w:val="28"/>
            <w:szCs w:val="28"/>
          </w:rPr>
          <w:t>级本科校友</w:t>
        </w:r>
      </w:ins>
      <w:r>
        <w:rPr>
          <w:rFonts w:hint="eastAsia" w:ascii="仿宋_GB2312" w:hAnsi="仿宋_GB2312" w:eastAsia="仿宋_GB2312" w:cs="仿宋_GB2312"/>
          <w:sz w:val="28"/>
          <w:szCs w:val="28"/>
        </w:rPr>
        <w:t>张洁</w:t>
      </w:r>
      <w:del w:id="219" w:author="士贤 王" w:date="2025-04-27T10:18:00Z">
        <w:r>
          <w:rPr>
            <w:rFonts w:hint="eastAsia" w:ascii="仿宋_GB2312" w:hAnsi="仿宋_GB2312" w:eastAsia="仿宋_GB2312" w:cs="仿宋_GB2312"/>
            <w:sz w:val="28"/>
            <w:szCs w:val="28"/>
          </w:rPr>
          <w:delText>校友</w:delText>
        </w:r>
      </w:del>
      <w:r>
        <w:rPr>
          <w:rFonts w:hint="eastAsia" w:ascii="仿宋_GB2312" w:hAnsi="仿宋_GB2312" w:eastAsia="仿宋_GB2312" w:cs="仿宋_GB2312"/>
          <w:sz w:val="28"/>
          <w:szCs w:val="28"/>
        </w:rPr>
        <w:t>以《20年创业路上的自我成长与挑战》为题，</w:t>
      </w:r>
      <w:del w:id="220" w:author="士贤 王" w:date="2025-04-27T10:19:00Z">
        <w:r>
          <w:rPr>
            <w:rFonts w:hint="eastAsia" w:ascii="仿宋_GB2312" w:hAnsi="仿宋_GB2312" w:eastAsia="仿宋_GB2312" w:cs="仿宋_GB2312"/>
            <w:sz w:val="28"/>
            <w:szCs w:val="28"/>
          </w:rPr>
          <w:delText>带来了一场充满洞见的创业分享</w:delText>
        </w:r>
      </w:del>
      <w:ins w:id="221" w:author="士贤 王" w:date="2025-04-27T10:19:00Z">
        <w:r>
          <w:rPr>
            <w:rFonts w:hint="eastAsia" w:ascii="仿宋_GB2312" w:hAnsi="仿宋_GB2312" w:eastAsia="仿宋_GB2312" w:cs="仿宋_GB2312"/>
            <w:sz w:val="28"/>
            <w:szCs w:val="28"/>
          </w:rPr>
          <w:t>分享了自己的创业经历以及创业</w:t>
        </w:r>
      </w:ins>
      <w:ins w:id="222" w:author="士贤 王" w:date="2025-04-27T10:20:00Z">
        <w:r>
          <w:rPr>
            <w:rFonts w:hint="eastAsia" w:ascii="仿宋_GB2312" w:hAnsi="仿宋_GB2312" w:eastAsia="仿宋_GB2312" w:cs="仿宋_GB2312"/>
            <w:sz w:val="28"/>
            <w:szCs w:val="28"/>
          </w:rPr>
          <w:t>的思路、方法与</w:t>
        </w:r>
      </w:ins>
      <w:ins w:id="223" w:author="士贤 王" w:date="2025-04-27T10:19:00Z">
        <w:r>
          <w:rPr>
            <w:rFonts w:hint="eastAsia" w:ascii="仿宋_GB2312" w:hAnsi="仿宋_GB2312" w:eastAsia="仿宋_GB2312" w:cs="仿宋_GB2312"/>
            <w:sz w:val="28"/>
            <w:szCs w:val="28"/>
          </w:rPr>
          <w:t>感悟</w:t>
        </w:r>
      </w:ins>
      <w:r>
        <w:rPr>
          <w:rFonts w:hint="eastAsia" w:ascii="仿宋_GB2312" w:hAnsi="仿宋_GB2312" w:eastAsia="仿宋_GB2312" w:cs="仿宋_GB2312"/>
          <w:sz w:val="28"/>
          <w:szCs w:val="28"/>
        </w:rPr>
        <w:t>。</w:t>
      </w:r>
    </w:p>
    <w:p w14:paraId="2FB6EBDC">
      <w:pPr>
        <w:ind w:firstLine="560" w:firstLineChars="200"/>
        <w:rPr>
          <w:rFonts w:ascii="仿宋_GB2312" w:hAnsi="仿宋_GB2312" w:eastAsia="仿宋_GB2312" w:cs="仿宋_GB2312"/>
          <w:sz w:val="28"/>
          <w:szCs w:val="28"/>
        </w:rPr>
      </w:pPr>
    </w:p>
    <w:p w14:paraId="17832B85">
      <w:pPr>
        <w:ind w:firstLine="560" w:firstLineChars="200"/>
        <w:rPr>
          <w:rFonts w:ascii="仿宋_GB2312" w:hAnsi="仿宋_GB2312" w:eastAsia="仿宋_GB2312" w:cs="仿宋_GB2312"/>
          <w:sz w:val="28"/>
          <w:szCs w:val="28"/>
        </w:rPr>
      </w:pPr>
      <w:r>
        <w:rPr>
          <w:rFonts w:hint="eastAsia" w:ascii="仿宋_GB2312" w:hAnsi="仿宋_GB2312" w:eastAsia="仿宋_GB2312" w:cs="仿宋_GB2312"/>
          <w:sz w:val="28"/>
          <w:szCs w:val="28"/>
        </w:rPr>
        <w:drawing>
          <wp:inline distT="0" distB="0" distL="114300" distR="114300">
            <wp:extent cx="5242560" cy="3495040"/>
            <wp:effectExtent l="0" t="0" r="15240" b="10160"/>
            <wp:docPr id="27" name="图片 27" descr="YOZI1731.JPG~tplv-9lv23dm2t1-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YOZI1731.JPG~tplv-9lv23dm2t1-image"/>
                    <pic:cNvPicPr>
                      <a:picLocks noChangeAspect="1"/>
                    </pic:cNvPicPr>
                  </pic:nvPicPr>
                  <pic:blipFill>
                    <a:blip r:embed="rId18"/>
                    <a:stretch>
                      <a:fillRect/>
                    </a:stretch>
                  </pic:blipFill>
                  <pic:spPr>
                    <a:xfrm>
                      <a:off x="0" y="0"/>
                      <a:ext cx="5242560" cy="3495040"/>
                    </a:xfrm>
                    <a:prstGeom prst="rect">
                      <a:avLst/>
                    </a:prstGeom>
                  </pic:spPr>
                </pic:pic>
              </a:graphicData>
            </a:graphic>
          </wp:inline>
        </w:drawing>
      </w:r>
    </w:p>
    <w:p w14:paraId="1E294391">
      <w:pPr>
        <w:ind w:firstLine="560" w:firstLineChars="200"/>
        <w:rPr>
          <w:rFonts w:ascii="仿宋_GB2312" w:hAnsi="仿宋_GB2312" w:eastAsia="仿宋_GB2312" w:cs="仿宋_GB2312"/>
          <w:sz w:val="28"/>
          <w:szCs w:val="28"/>
        </w:rPr>
      </w:pPr>
      <w:del w:id="224" w:author="士贤 王" w:date="2025-04-27T10:20:00Z">
        <w:r>
          <w:rPr>
            <w:rFonts w:hint="eastAsia" w:ascii="仿宋_GB2312" w:hAnsi="仿宋_GB2312" w:eastAsia="仿宋_GB2312" w:cs="仿宋_GB2312"/>
            <w:sz w:val="28"/>
            <w:szCs w:val="28"/>
          </w:rPr>
          <w:delText>名人朋友圈创始人</w:delText>
        </w:r>
      </w:del>
      <w:r>
        <w:rPr>
          <w:rFonts w:hint="eastAsia" w:ascii="仿宋_GB2312" w:hAnsi="仿宋_GB2312" w:eastAsia="仿宋_GB2312" w:cs="仿宋_GB2312"/>
          <w:sz w:val="28"/>
          <w:szCs w:val="28"/>
        </w:rPr>
        <w:t>朱毅校友以《从创新到创业的真实故事》为题，重温了</w:t>
      </w:r>
      <w:ins w:id="225" w:author="士贤 王" w:date="2025-04-27T10:25:00Z">
        <w:r>
          <w:rPr>
            <w:rFonts w:hint="eastAsia" w:ascii="仿宋_GB2312" w:hAnsi="仿宋_GB2312" w:eastAsia="仿宋_GB2312" w:cs="仿宋_GB2312"/>
            <w:sz w:val="28"/>
            <w:szCs w:val="28"/>
          </w:rPr>
          <w:t>在学校期间以及</w:t>
        </w:r>
      </w:ins>
      <w:ins w:id="226" w:author="士贤 王" w:date="2025-04-27T10:26:00Z">
        <w:r>
          <w:rPr>
            <w:rFonts w:hint="eastAsia" w:ascii="仿宋_GB2312" w:hAnsi="仿宋_GB2312" w:eastAsia="仿宋_GB2312" w:cs="仿宋_GB2312"/>
            <w:sz w:val="28"/>
            <w:szCs w:val="28"/>
          </w:rPr>
          <w:t>创业</w:t>
        </w:r>
      </w:ins>
      <w:del w:id="227" w:author="士贤 王" w:date="2025-04-27T10:26:00Z">
        <w:r>
          <w:rPr>
            <w:rFonts w:hint="eastAsia" w:ascii="仿宋_GB2312" w:hAnsi="仿宋_GB2312" w:eastAsia="仿宋_GB2312" w:cs="仿宋_GB2312"/>
            <w:sz w:val="28"/>
            <w:szCs w:val="28"/>
          </w:rPr>
          <w:delText>人生成长</w:delText>
        </w:r>
      </w:del>
      <w:r>
        <w:rPr>
          <w:rFonts w:hint="eastAsia" w:ascii="仿宋_GB2312" w:hAnsi="仿宋_GB2312" w:eastAsia="仿宋_GB2312" w:cs="仿宋_GB2312"/>
          <w:sz w:val="28"/>
          <w:szCs w:val="28"/>
        </w:rPr>
        <w:t>路上</w:t>
      </w:r>
      <w:del w:id="228" w:author="士贤 王" w:date="2025-04-27T10:26:00Z">
        <w:r>
          <w:rPr>
            <w:rFonts w:hint="eastAsia" w:ascii="仿宋_GB2312" w:hAnsi="仿宋_GB2312" w:eastAsia="仿宋_GB2312" w:cs="仿宋_GB2312"/>
            <w:sz w:val="28"/>
            <w:szCs w:val="28"/>
          </w:rPr>
          <w:delText>关键的选择时刻</w:delText>
        </w:r>
      </w:del>
      <w:ins w:id="229" w:author="士贤 王" w:date="2025-04-27T10:26:00Z">
        <w:r>
          <w:rPr>
            <w:rFonts w:hint="eastAsia" w:ascii="仿宋_GB2312" w:hAnsi="仿宋_GB2312" w:eastAsia="仿宋_GB2312" w:cs="仿宋_GB2312"/>
            <w:sz w:val="28"/>
            <w:szCs w:val="28"/>
          </w:rPr>
          <w:t>的故事，</w:t>
        </w:r>
      </w:ins>
      <w:del w:id="230" w:author="士贤 王" w:date="2025-04-27T10:26:00Z">
        <w:r>
          <w:rPr>
            <w:rFonts w:hint="eastAsia" w:ascii="仿宋_GB2312" w:hAnsi="仿宋_GB2312" w:eastAsia="仿宋_GB2312" w:cs="仿宋_GB2312"/>
            <w:sz w:val="28"/>
            <w:szCs w:val="28"/>
          </w:rPr>
          <w:delText>。朱毅校友用亲身经历证明：</w:delText>
        </w:r>
      </w:del>
      <w:ins w:id="231" w:author="士贤 王" w:date="2025-04-27T10:26:00Z">
        <w:r>
          <w:rPr>
            <w:rFonts w:hint="eastAsia" w:ascii="仿宋_GB2312" w:hAnsi="仿宋_GB2312" w:eastAsia="仿宋_GB2312" w:cs="仿宋_GB2312"/>
            <w:sz w:val="28"/>
            <w:szCs w:val="28"/>
          </w:rPr>
          <w:t>认为</w:t>
        </w:r>
      </w:ins>
      <w:r>
        <w:rPr>
          <w:rFonts w:hint="eastAsia" w:ascii="仿宋_GB2312" w:hAnsi="仿宋_GB2312" w:eastAsia="仿宋_GB2312" w:cs="仿宋_GB2312"/>
          <w:sz w:val="28"/>
          <w:szCs w:val="28"/>
        </w:rPr>
        <w:t>从创新灵感到商业成功，需要的是持续的技术深耕与坚定的创业信念。</w:t>
      </w:r>
    </w:p>
    <w:p w14:paraId="3011D8A2">
      <w:pPr>
        <w:ind w:firstLine="560" w:firstLineChars="200"/>
        <w:rPr>
          <w:rFonts w:ascii="仿宋_GB2312" w:hAnsi="仿宋_GB2312" w:eastAsia="仿宋_GB2312" w:cs="仿宋_GB2312"/>
          <w:sz w:val="28"/>
          <w:szCs w:val="28"/>
        </w:rPr>
      </w:pPr>
      <w:r>
        <w:rPr>
          <w:rFonts w:hint="eastAsia" w:ascii="仿宋_GB2312" w:hAnsi="仿宋_GB2312" w:eastAsia="仿宋_GB2312" w:cs="仿宋_GB2312"/>
          <w:sz w:val="28"/>
          <w:szCs w:val="28"/>
        </w:rPr>
        <w:drawing>
          <wp:inline distT="0" distB="0" distL="114300" distR="114300">
            <wp:extent cx="5242560" cy="3495040"/>
            <wp:effectExtent l="0" t="0" r="15240" b="10160"/>
            <wp:docPr id="28" name="图片 28" descr="YOZI1767.JPG~tplv-9lv23dm2t1-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YOZI1767.JPG~tplv-9lv23dm2t1-image"/>
                    <pic:cNvPicPr>
                      <a:picLocks noChangeAspect="1"/>
                    </pic:cNvPicPr>
                  </pic:nvPicPr>
                  <pic:blipFill>
                    <a:blip r:embed="rId19"/>
                    <a:stretch>
                      <a:fillRect/>
                    </a:stretch>
                  </pic:blipFill>
                  <pic:spPr>
                    <a:xfrm>
                      <a:off x="0" y="0"/>
                      <a:ext cx="5242560" cy="3495040"/>
                    </a:xfrm>
                    <a:prstGeom prst="rect">
                      <a:avLst/>
                    </a:prstGeom>
                  </pic:spPr>
                </pic:pic>
              </a:graphicData>
            </a:graphic>
          </wp:inline>
        </w:drawing>
      </w:r>
    </w:p>
    <w:p w14:paraId="37B09937">
      <w:pPr>
        <w:ind w:firstLine="560" w:firstLineChars="200"/>
        <w:rPr>
          <w:rFonts w:ascii="仿宋_GB2312" w:hAnsi="仿宋_GB2312" w:eastAsia="仿宋_GB2312" w:cs="仿宋_GB2312"/>
          <w:sz w:val="28"/>
          <w:szCs w:val="28"/>
        </w:rPr>
      </w:pPr>
      <w:r>
        <w:rPr>
          <w:rFonts w:hint="eastAsia" w:ascii="仿宋_GB2312" w:hAnsi="仿宋_GB2312" w:eastAsia="仿宋_GB2312" w:cs="仿宋_GB2312"/>
          <w:sz w:val="28"/>
          <w:szCs w:val="28"/>
        </w:rPr>
        <w:t>蝴蝶效应联合创始人、</w:t>
      </w:r>
      <w:r>
        <w:rPr>
          <w:rFonts w:ascii="仿宋_GB2312" w:hAnsi="仿宋_GB2312" w:eastAsia="仿宋_GB2312" w:cs="仿宋_GB2312"/>
          <w:sz w:val="28"/>
          <w:szCs w:val="28"/>
        </w:rPr>
        <w:t>M</w:t>
      </w:r>
      <w:r>
        <w:rPr>
          <w:rFonts w:hint="eastAsia" w:ascii="仿宋_GB2312" w:hAnsi="仿宋_GB2312" w:eastAsia="仿宋_GB2312" w:cs="仿宋_GB2312"/>
          <w:sz w:val="28"/>
          <w:szCs w:val="28"/>
        </w:rPr>
        <w:t>anus武汉团队负责人张鑫豫以《创业或加入创业，都是好的选择》为题，带来了一场极具启发性的创业分享。在AI Agent这一新兴赛道上，创业不仅是技术创新的实践，更是一次商业模式的突破。</w:t>
      </w:r>
    </w:p>
    <w:p w14:paraId="0CF2AF12">
      <w:pPr>
        <w:rPr>
          <w:rFonts w:ascii="仿宋_GB2312" w:hAnsi="仿宋_GB2312" w:eastAsia="仿宋_GB2312" w:cs="仿宋_GB2312"/>
          <w:sz w:val="28"/>
          <w:szCs w:val="28"/>
        </w:rPr>
      </w:pPr>
      <w:r>
        <w:rPr>
          <w:rFonts w:hint="eastAsia" w:ascii="仿宋_GB2312" w:hAnsi="仿宋_GB2312" w:eastAsia="仿宋_GB2312" w:cs="仿宋_GB2312"/>
          <w:sz w:val="28"/>
          <w:szCs w:val="28"/>
        </w:rPr>
        <w:drawing>
          <wp:inline distT="0" distB="0" distL="114300" distR="114300">
            <wp:extent cx="5242560" cy="3495040"/>
            <wp:effectExtent l="0" t="0" r="15240" b="10160"/>
            <wp:docPr id="29" name="图片 29" descr="YOZI1887.JPG~tplv-9lv23dm2t1-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YOZI1887.JPG~tplv-9lv23dm2t1-image"/>
                    <pic:cNvPicPr>
                      <a:picLocks noChangeAspect="1"/>
                    </pic:cNvPicPr>
                  </pic:nvPicPr>
                  <pic:blipFill>
                    <a:blip r:embed="rId20"/>
                    <a:stretch>
                      <a:fillRect/>
                    </a:stretch>
                  </pic:blipFill>
                  <pic:spPr>
                    <a:xfrm>
                      <a:off x="0" y="0"/>
                      <a:ext cx="5242560" cy="3495040"/>
                    </a:xfrm>
                    <a:prstGeom prst="rect">
                      <a:avLst/>
                    </a:prstGeom>
                  </pic:spPr>
                </pic:pic>
              </a:graphicData>
            </a:graphic>
          </wp:inline>
        </w:drawing>
      </w:r>
    </w:p>
    <w:p w14:paraId="55330215">
      <w:pPr>
        <w:ind w:firstLine="560" w:firstLineChars="200"/>
        <w:rPr>
          <w:rFonts w:ascii="仿宋_GB2312" w:hAnsi="仿宋_GB2312" w:eastAsia="仿宋_GB2312" w:cs="仿宋_GB2312"/>
          <w:sz w:val="28"/>
          <w:szCs w:val="28"/>
        </w:rPr>
      </w:pPr>
      <w:r>
        <w:rPr>
          <w:rFonts w:hint="eastAsia" w:ascii="仿宋_GB2312" w:hAnsi="仿宋_GB2312" w:eastAsia="仿宋_GB2312" w:cs="仿宋_GB2312"/>
          <w:sz w:val="28"/>
          <w:szCs w:val="28"/>
        </w:rPr>
        <w:drawing>
          <wp:anchor distT="0" distB="0" distL="114300" distR="114300" simplePos="0" relativeHeight="251659264" behindDoc="0" locked="0" layoutInCell="1" allowOverlap="1">
            <wp:simplePos x="0" y="0"/>
            <wp:positionH relativeFrom="column">
              <wp:posOffset>-46355</wp:posOffset>
            </wp:positionH>
            <wp:positionV relativeFrom="paragraph">
              <wp:posOffset>1202055</wp:posOffset>
            </wp:positionV>
            <wp:extent cx="5242560" cy="3495040"/>
            <wp:effectExtent l="0" t="0" r="2540" b="10160"/>
            <wp:wrapTopAndBottom/>
            <wp:docPr id="17" name="图片 17" descr="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8888"/>
                    <pic:cNvPicPr>
                      <a:picLocks noChangeAspect="1"/>
                    </pic:cNvPicPr>
                  </pic:nvPicPr>
                  <pic:blipFill>
                    <a:blip r:embed="rId21"/>
                    <a:stretch>
                      <a:fillRect/>
                    </a:stretch>
                  </pic:blipFill>
                  <pic:spPr>
                    <a:xfrm>
                      <a:off x="0" y="0"/>
                      <a:ext cx="5242560" cy="3495040"/>
                    </a:xfrm>
                    <a:prstGeom prst="rect">
                      <a:avLst/>
                    </a:prstGeom>
                  </pic:spPr>
                </pic:pic>
              </a:graphicData>
            </a:graphic>
          </wp:anchor>
        </w:drawing>
      </w:r>
      <w:r>
        <w:rPr>
          <w:rFonts w:hint="eastAsia" w:ascii="仿宋_GB2312" w:hAnsi="仿宋_GB2312" w:eastAsia="仿宋_GB2312" w:cs="仿宋_GB2312"/>
          <w:sz w:val="28"/>
          <w:szCs w:val="28"/>
        </w:rPr>
        <w:t>汇蠡投资投研负责人杨裕欣校友以《如何经营好一家AI一人公司：面向未来的组织与领导者》为题，以技术专家和投资人的双重身份，带来了一场极具前瞻性的主题分享。</w:t>
      </w:r>
    </w:p>
    <w:p w14:paraId="20E3B07B">
      <w:pPr>
        <w:rPr>
          <w:rFonts w:ascii="仿宋_GB2312" w:hAnsi="仿宋_GB2312" w:eastAsia="仿宋_GB2312" w:cs="仿宋_GB2312"/>
          <w:sz w:val="28"/>
          <w:szCs w:val="28"/>
        </w:rPr>
      </w:pPr>
    </w:p>
    <w:p w14:paraId="59F611C9">
      <w:pPr>
        <w:ind w:firstLine="560" w:firstLineChars="200"/>
        <w:rPr>
          <w:rFonts w:ascii="仿宋_GB2312" w:hAnsi="仿宋_GB2312" w:eastAsia="仿宋_GB2312" w:cs="仿宋_GB2312"/>
          <w:sz w:val="28"/>
          <w:szCs w:val="28"/>
        </w:rPr>
      </w:pPr>
      <w:r>
        <w:rPr>
          <w:rFonts w:hint="eastAsia" w:ascii="仿宋_GB2312" w:hAnsi="仿宋_GB2312" w:eastAsia="仿宋_GB2312" w:cs="仿宋_GB2312"/>
          <w:sz w:val="28"/>
          <w:szCs w:val="28"/>
        </w:rPr>
        <w:t>见微智助联合创始人</w:t>
      </w:r>
      <w:ins w:id="232" w:author="士贤 王" w:date="2025-04-27T10:28:00Z">
        <w:r>
          <w:rPr>
            <w:rFonts w:hint="eastAsia" w:ascii="仿宋_GB2312" w:hAnsi="仿宋_GB2312" w:eastAsia="仿宋_GB2312" w:cs="仿宋_GB2312"/>
            <w:sz w:val="28"/>
            <w:szCs w:val="28"/>
          </w:rPr>
          <w:t>、</w:t>
        </w:r>
      </w:ins>
      <w:ins w:id="233" w:author="士贤 王" w:date="2025-04-27T10:28:00Z">
        <w:del w:id="234" w:author="chunyubloc ²⁰¹⁸" w:date="2025-04-27T11:30:15Z">
          <w:r>
            <w:rPr>
              <w:rFonts w:hint="default" w:ascii="仿宋_GB2312" w:hAnsi="仿宋_GB2312" w:eastAsia="仿宋_GB2312" w:cs="仿宋_GB2312"/>
              <w:sz w:val="28"/>
              <w:szCs w:val="28"/>
              <w:rPrChange w:id="235" w:author="chunyubloc ²⁰¹⁸" w:date="2025-04-27T11:30:23Z">
                <w:rPr>
                  <w:rFonts w:hint="eastAsia" w:ascii="仿宋_GB2312" w:hAnsi="仿宋_GB2312" w:eastAsia="仿宋_GB2312" w:cs="仿宋_GB2312"/>
                  <w:sz w:val="28"/>
                  <w:szCs w:val="28"/>
                </w:rPr>
              </w:rPrChange>
            </w:rPr>
            <w:delText>xxx级</w:delText>
          </w:r>
        </w:del>
      </w:ins>
      <w:ins w:id="238" w:author="chunyubloc ²⁰¹⁸" w:date="2025-04-27T11:30:15Z">
        <w:r>
          <w:rPr>
            <w:rFonts w:hint="eastAsia" w:ascii="仿宋_GB2312" w:hAnsi="仿宋_GB2312" w:eastAsia="仿宋_GB2312" w:cs="仿宋_GB2312"/>
            <w:sz w:val="28"/>
            <w:szCs w:val="28"/>
            <w:lang w:eastAsia="zh-CN"/>
            <w:rPrChange w:id="239" w:author="chunyubloc ²⁰¹⁸" w:date="2025-04-27T11:30:23Z">
              <w:rPr>
                <w:rFonts w:hint="eastAsia" w:ascii="仿宋_GB2312" w:hAnsi="仿宋_GB2312" w:eastAsia="仿宋_GB2312" w:cs="仿宋_GB2312"/>
                <w:color w:val="FF0000"/>
                <w:sz w:val="28"/>
                <w:szCs w:val="28"/>
                <w:lang w:eastAsia="zh-CN"/>
              </w:rPr>
            </w:rPrChange>
          </w:rPr>
          <w:t>2</w:t>
        </w:r>
      </w:ins>
      <w:ins w:id="241" w:author="chunyubloc ²⁰¹⁸" w:date="2025-04-27T11:30:15Z">
        <w:r>
          <w:rPr>
            <w:rFonts w:hint="eastAsia" w:ascii="仿宋_GB2312" w:hAnsi="仿宋_GB2312" w:eastAsia="仿宋_GB2312" w:cs="仿宋_GB2312"/>
            <w:sz w:val="28"/>
            <w:szCs w:val="28"/>
            <w:lang w:val="en-US" w:eastAsia="zh-CN"/>
            <w:rPrChange w:id="242" w:author="chunyubloc ²⁰¹⁸" w:date="2025-04-27T11:30:23Z">
              <w:rPr>
                <w:rFonts w:hint="eastAsia" w:ascii="仿宋_GB2312" w:hAnsi="仿宋_GB2312" w:eastAsia="仿宋_GB2312" w:cs="仿宋_GB2312"/>
                <w:color w:val="FF0000"/>
                <w:sz w:val="28"/>
                <w:szCs w:val="28"/>
                <w:lang w:val="en-US" w:eastAsia="zh-CN"/>
              </w:rPr>
            </w:rPrChange>
          </w:rPr>
          <w:t>013</w:t>
        </w:r>
      </w:ins>
      <w:ins w:id="244" w:author="chunyubloc ²⁰¹⁸" w:date="2025-04-27T11:30:16Z">
        <w:r>
          <w:rPr>
            <w:rFonts w:hint="eastAsia" w:ascii="仿宋_GB2312" w:hAnsi="仿宋_GB2312" w:eastAsia="仿宋_GB2312" w:cs="仿宋_GB2312"/>
            <w:sz w:val="28"/>
            <w:szCs w:val="28"/>
            <w:lang w:val="en-US" w:eastAsia="zh-CN"/>
            <w:rPrChange w:id="245" w:author="chunyubloc ²⁰¹⁸" w:date="2025-04-27T11:30:23Z">
              <w:rPr>
                <w:rFonts w:hint="eastAsia" w:ascii="仿宋_GB2312" w:hAnsi="仿宋_GB2312" w:eastAsia="仿宋_GB2312" w:cs="仿宋_GB2312"/>
                <w:color w:val="FF0000"/>
                <w:sz w:val="28"/>
                <w:szCs w:val="28"/>
                <w:lang w:val="en-US" w:eastAsia="zh-CN"/>
              </w:rPr>
            </w:rPrChange>
          </w:rPr>
          <w:t>级</w:t>
        </w:r>
      </w:ins>
      <w:ins w:id="247" w:author="士贤 王" w:date="2025-04-27T10:28:00Z">
        <w:r>
          <w:rPr>
            <w:rFonts w:hint="eastAsia" w:ascii="仿宋_GB2312" w:hAnsi="仿宋_GB2312" w:eastAsia="仿宋_GB2312" w:cs="仿宋_GB2312"/>
            <w:sz w:val="28"/>
            <w:szCs w:val="28"/>
          </w:rPr>
          <w:t>本科校友</w:t>
        </w:r>
      </w:ins>
      <w:r>
        <w:rPr>
          <w:rFonts w:hint="eastAsia" w:ascii="仿宋_GB2312" w:hAnsi="仿宋_GB2312" w:eastAsia="仿宋_GB2312" w:cs="仿宋_GB2312"/>
          <w:sz w:val="28"/>
          <w:szCs w:val="28"/>
        </w:rPr>
        <w:t>汪宣民以《创业，从用户和产品思维出发》为题，分享了从校园学子到科技创业者的故事。</w:t>
      </w:r>
      <w:r>
        <w:rPr>
          <w:rFonts w:hint="eastAsia" w:ascii="仿宋_GB2312" w:hAnsi="仿宋_GB2312" w:eastAsia="仿宋_GB2312" w:cs="仿宋_GB2312"/>
          <w:sz w:val="28"/>
          <w:szCs w:val="28"/>
        </w:rPr>
        <w:br w:type="textWrapping"/>
      </w:r>
      <w:r>
        <w:rPr>
          <w:rFonts w:hint="eastAsia" w:ascii="仿宋_GB2312" w:hAnsi="仿宋_GB2312" w:eastAsia="仿宋_GB2312" w:cs="仿宋_GB2312"/>
          <w:sz w:val="28"/>
          <w:szCs w:val="28"/>
        </w:rPr>
        <w:drawing>
          <wp:inline distT="0" distB="0" distL="114300" distR="114300">
            <wp:extent cx="5242560" cy="3495040"/>
            <wp:effectExtent l="0" t="0" r="15240" b="10160"/>
            <wp:docPr id="30" name="图片 30" descr="YOZI1964.JPG~tplv-9lv23dm2t1-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YOZI1964.JPG~tplv-9lv23dm2t1-image"/>
                    <pic:cNvPicPr>
                      <a:picLocks noChangeAspect="1"/>
                    </pic:cNvPicPr>
                  </pic:nvPicPr>
                  <pic:blipFill>
                    <a:blip r:embed="rId22"/>
                    <a:stretch>
                      <a:fillRect/>
                    </a:stretch>
                  </pic:blipFill>
                  <pic:spPr>
                    <a:xfrm>
                      <a:off x="0" y="0"/>
                      <a:ext cx="5242560" cy="3495040"/>
                    </a:xfrm>
                    <a:prstGeom prst="rect">
                      <a:avLst/>
                    </a:prstGeom>
                  </pic:spPr>
                </pic:pic>
              </a:graphicData>
            </a:graphic>
          </wp:inline>
        </w:drawing>
      </w:r>
    </w:p>
    <w:p w14:paraId="50152136">
      <w:pPr>
        <w:ind w:firstLine="560" w:firstLineChars="200"/>
        <w:rPr>
          <w:rFonts w:ascii="仿宋_GB2312" w:hAnsi="仿宋_GB2312" w:eastAsia="仿宋_GB2312" w:cs="仿宋_GB2312"/>
          <w:sz w:val="28"/>
          <w:szCs w:val="28"/>
        </w:rPr>
      </w:pPr>
      <w:del w:id="248" w:author="士贤 王" w:date="2025-04-27T10:28:00Z">
        <w:r>
          <w:rPr>
            <w:rFonts w:hint="eastAsia" w:ascii="仿宋_GB2312" w:hAnsi="仿宋_GB2312" w:eastAsia="仿宋_GB2312" w:cs="仿宋_GB2312"/>
            <w:sz w:val="28"/>
            <w:szCs w:val="28"/>
          </w:rPr>
          <w:delText>软件学院</w:delText>
        </w:r>
      </w:del>
      <w:r>
        <w:rPr>
          <w:rFonts w:hint="eastAsia" w:ascii="仿宋_GB2312" w:hAnsi="仿宋_GB2312" w:eastAsia="仿宋_GB2312" w:cs="仿宋_GB2312"/>
          <w:sz w:val="28"/>
          <w:szCs w:val="28"/>
        </w:rPr>
        <w:t>2023级</w:t>
      </w:r>
      <w:ins w:id="249" w:author="士贤 王" w:date="2025-04-27T10:28:00Z">
        <w:r>
          <w:rPr>
            <w:rFonts w:hint="eastAsia" w:ascii="仿宋_GB2312" w:hAnsi="仿宋_GB2312" w:eastAsia="仿宋_GB2312" w:cs="仿宋_GB2312"/>
            <w:sz w:val="28"/>
            <w:szCs w:val="28"/>
          </w:rPr>
          <w:t>在校</w:t>
        </w:r>
      </w:ins>
      <w:r>
        <w:rPr>
          <w:rFonts w:hint="eastAsia" w:ascii="仿宋_GB2312" w:hAnsi="仿宋_GB2312" w:eastAsia="仿宋_GB2312" w:cs="仿宋_GB2312"/>
          <w:sz w:val="28"/>
          <w:szCs w:val="28"/>
        </w:rPr>
        <w:t>本科生、校示范性创新团队“软创未来”</w:t>
      </w:r>
      <w:ins w:id="250" w:author="士贤 王" w:date="2025-04-27T10:28:00Z">
        <w:r>
          <w:rPr>
            <w:rFonts w:hint="eastAsia" w:ascii="仿宋_GB2312" w:hAnsi="仿宋_GB2312" w:eastAsia="仿宋_GB2312" w:cs="仿宋_GB2312"/>
            <w:sz w:val="28"/>
            <w:szCs w:val="28"/>
          </w:rPr>
          <w:t>团队</w:t>
        </w:r>
      </w:ins>
      <w:r>
        <w:rPr>
          <w:rFonts w:hint="eastAsia" w:ascii="仿宋_GB2312" w:hAnsi="仿宋_GB2312" w:eastAsia="仿宋_GB2312" w:cs="仿宋_GB2312"/>
          <w:sz w:val="28"/>
          <w:szCs w:val="28"/>
        </w:rPr>
        <w:t>负责人徐晟杰以《软创未来——从软件学院出发》为题，分享了他</w:t>
      </w:r>
      <w:ins w:id="251" w:author="士贤 王" w:date="2025-04-27T10:30:00Z">
        <w:r>
          <w:rPr>
            <w:rFonts w:hint="eastAsia" w:ascii="仿宋_GB2312" w:hAnsi="仿宋_GB2312" w:eastAsia="仿宋_GB2312" w:cs="仿宋_GB2312"/>
            <w:sz w:val="28"/>
            <w:szCs w:val="28"/>
          </w:rPr>
          <w:t>入学两年来带领“软创未来”团队参加</w:t>
        </w:r>
      </w:ins>
      <w:ins w:id="252" w:author="士贤 王" w:date="2025-04-27T10:31:00Z">
        <w:r>
          <w:rPr>
            <w:rFonts w:hint="eastAsia" w:ascii="仿宋_GB2312" w:hAnsi="仿宋_GB2312" w:eastAsia="仿宋_GB2312" w:cs="仿宋_GB2312"/>
            <w:sz w:val="28"/>
            <w:szCs w:val="28"/>
          </w:rPr>
          <w:t>竞赛</w:t>
        </w:r>
      </w:ins>
      <w:ins w:id="253" w:author="士贤 王" w:date="2025-04-27T10:32:00Z">
        <w:r>
          <w:rPr>
            <w:rFonts w:hint="eastAsia" w:ascii="仿宋_GB2312" w:hAnsi="仿宋_GB2312" w:eastAsia="仿宋_GB2312" w:cs="仿宋_GB2312"/>
            <w:sz w:val="28"/>
            <w:szCs w:val="28"/>
          </w:rPr>
          <w:t>和创新活动</w:t>
        </w:r>
      </w:ins>
      <w:ins w:id="254" w:author="士贤 王" w:date="2025-04-27T10:31:00Z">
        <w:r>
          <w:rPr>
            <w:rFonts w:hint="eastAsia" w:ascii="仿宋_GB2312" w:hAnsi="仿宋_GB2312" w:eastAsia="仿宋_GB2312" w:cs="仿宋_GB2312"/>
            <w:sz w:val="28"/>
            <w:szCs w:val="28"/>
          </w:rPr>
          <w:t>获得的成绩，</w:t>
        </w:r>
      </w:ins>
      <w:ins w:id="255" w:author="士贤 王" w:date="2025-04-27T10:32:00Z">
        <w:r>
          <w:rPr>
            <w:rFonts w:hint="eastAsia" w:ascii="仿宋_GB2312" w:hAnsi="仿宋_GB2312" w:eastAsia="仿宋_GB2312" w:cs="仿宋_GB2312"/>
            <w:sz w:val="28"/>
            <w:szCs w:val="28"/>
          </w:rPr>
          <w:t>他</w:t>
        </w:r>
      </w:ins>
      <w:ins w:id="256" w:author="士贤 王" w:date="2025-04-27T10:31:00Z">
        <w:r>
          <w:rPr>
            <w:rFonts w:hint="eastAsia" w:ascii="仿宋_GB2312" w:hAnsi="仿宋_GB2312" w:eastAsia="仿宋_GB2312" w:cs="仿宋_GB2312"/>
            <w:sz w:val="28"/>
            <w:szCs w:val="28"/>
          </w:rPr>
          <w:t>表示将继承</w:t>
        </w:r>
      </w:ins>
      <w:ins w:id="257" w:author="士贤 王" w:date="2025-04-27T10:32:00Z">
        <w:r>
          <w:rPr>
            <w:rFonts w:hint="eastAsia" w:ascii="仿宋_GB2312" w:hAnsi="仿宋_GB2312" w:eastAsia="仿宋_GB2312" w:cs="仿宋_GB2312"/>
            <w:sz w:val="28"/>
            <w:szCs w:val="28"/>
          </w:rPr>
          <w:t>和发扬</w:t>
        </w:r>
      </w:ins>
      <w:del w:id="258" w:author="士贤 王" w:date="2025-04-27T10:31:00Z">
        <w:r>
          <w:rPr>
            <w:rFonts w:hint="eastAsia" w:ascii="仿宋_GB2312" w:hAnsi="仿宋_GB2312" w:eastAsia="仿宋_GB2312" w:cs="仿宋_GB2312"/>
            <w:sz w:val="28"/>
            <w:szCs w:val="28"/>
          </w:rPr>
          <w:delText>考入软件学院两年以来的学习、生活感受，</w:delText>
        </w:r>
      </w:del>
      <w:r>
        <w:rPr>
          <w:rFonts w:hint="eastAsia" w:ascii="仿宋_GB2312" w:hAnsi="仿宋_GB2312" w:eastAsia="仿宋_GB2312" w:cs="仿宋_GB2312"/>
          <w:sz w:val="28"/>
          <w:szCs w:val="28"/>
        </w:rPr>
        <w:t>软件学院</w:t>
      </w:r>
      <w:ins w:id="259" w:author="士贤 王" w:date="2025-04-27T10:32:00Z">
        <w:r>
          <w:rPr>
            <w:rFonts w:hint="eastAsia" w:ascii="仿宋_GB2312" w:hAnsi="仿宋_GB2312" w:eastAsia="仿宋_GB2312" w:cs="仿宋_GB2312"/>
            <w:sz w:val="28"/>
            <w:szCs w:val="28"/>
          </w:rPr>
          <w:t>的</w:t>
        </w:r>
      </w:ins>
      <w:r>
        <w:rPr>
          <w:rFonts w:hint="eastAsia" w:ascii="仿宋_GB2312" w:hAnsi="仿宋_GB2312" w:eastAsia="仿宋_GB2312" w:cs="仿宋_GB2312"/>
          <w:sz w:val="28"/>
          <w:szCs w:val="28"/>
        </w:rPr>
        <w:t>创新</w:t>
      </w:r>
      <w:ins w:id="260" w:author="士贤 王" w:date="2025-04-27T10:31:00Z">
        <w:r>
          <w:rPr>
            <w:rFonts w:hint="eastAsia" w:ascii="仿宋_GB2312" w:hAnsi="仿宋_GB2312" w:eastAsia="仿宋_GB2312" w:cs="仿宋_GB2312"/>
            <w:sz w:val="28"/>
            <w:szCs w:val="28"/>
          </w:rPr>
          <w:t>基因，向</w:t>
        </w:r>
      </w:ins>
      <w:del w:id="261" w:author="士贤 王" w:date="2025-04-27T10:31:00Z">
        <w:r>
          <w:rPr>
            <w:rFonts w:hint="eastAsia" w:ascii="仿宋_GB2312" w:hAnsi="仿宋_GB2312" w:eastAsia="仿宋_GB2312" w:cs="仿宋_GB2312"/>
            <w:sz w:val="28"/>
            <w:szCs w:val="28"/>
          </w:rPr>
          <w:delText>土壤和杰出</w:delText>
        </w:r>
      </w:del>
      <w:ins w:id="262" w:author="士贤 王" w:date="2025-04-27T10:31:00Z">
        <w:r>
          <w:rPr>
            <w:rFonts w:hint="eastAsia" w:ascii="仿宋_GB2312" w:hAnsi="仿宋_GB2312" w:eastAsia="仿宋_GB2312" w:cs="仿宋_GB2312"/>
            <w:sz w:val="28"/>
            <w:szCs w:val="28"/>
          </w:rPr>
          <w:t>优秀的校友学习，</w:t>
        </w:r>
      </w:ins>
      <w:ins w:id="263" w:author="士贤 王" w:date="2025-04-27T10:32:00Z">
        <w:r>
          <w:rPr>
            <w:rFonts w:hint="eastAsia" w:ascii="仿宋_GB2312" w:hAnsi="仿宋_GB2312" w:eastAsia="仿宋_GB2312" w:cs="仿宋_GB2312"/>
            <w:sz w:val="28"/>
            <w:szCs w:val="28"/>
          </w:rPr>
          <w:t>力争</w:t>
        </w:r>
      </w:ins>
      <w:ins w:id="264" w:author="士贤 王" w:date="2025-04-27T10:31:00Z">
        <w:r>
          <w:rPr>
            <w:rFonts w:hint="eastAsia" w:ascii="仿宋_GB2312" w:hAnsi="仿宋_GB2312" w:eastAsia="仿宋_GB2312" w:cs="仿宋_GB2312"/>
            <w:sz w:val="28"/>
            <w:szCs w:val="28"/>
          </w:rPr>
          <w:t>取得更大的成绩。</w:t>
        </w:r>
      </w:ins>
      <w:del w:id="265" w:author="士贤 王" w:date="2025-04-27T10:31:00Z">
        <w:r>
          <w:rPr>
            <w:rFonts w:hint="eastAsia" w:ascii="仿宋_GB2312" w:hAnsi="仿宋_GB2312" w:eastAsia="仿宋_GB2312" w:cs="仿宋_GB2312"/>
            <w:sz w:val="28"/>
            <w:szCs w:val="28"/>
          </w:rPr>
          <w:delText>校友激励着他不断前行。</w:delText>
        </w:r>
      </w:del>
    </w:p>
    <w:p w14:paraId="55A8029C">
      <w:pPr>
        <w:ind w:firstLine="560" w:firstLineChars="200"/>
        <w:rPr>
          <w:rFonts w:ascii="仿宋_GB2312" w:hAnsi="仿宋_GB2312" w:eastAsia="仿宋_GB2312" w:cs="仿宋_GB2312"/>
          <w:color w:val="FF0000"/>
          <w:sz w:val="28"/>
          <w:szCs w:val="28"/>
          <w:rPrChange w:id="266" w:author="士贤 王" w:date="2025-04-27T10:30:00Z">
            <w:rPr>
              <w:rFonts w:ascii="仿宋_GB2312" w:hAnsi="仿宋_GB2312" w:eastAsia="仿宋_GB2312" w:cs="仿宋_GB2312"/>
              <w:sz w:val="28"/>
              <w:szCs w:val="28"/>
            </w:rPr>
          </w:rPrChange>
        </w:rPr>
      </w:pPr>
      <w:r>
        <w:rPr>
          <w:rFonts w:hint="eastAsia" w:ascii="仿宋_GB2312" w:hAnsi="仿宋_GB2312" w:eastAsia="仿宋_GB2312" w:cs="仿宋_GB2312"/>
          <w:sz w:val="28"/>
          <w:szCs w:val="28"/>
        </w:rPr>
        <w:drawing>
          <wp:inline distT="0" distB="0" distL="114300" distR="114300">
            <wp:extent cx="5230495" cy="3486785"/>
            <wp:effectExtent l="0" t="0" r="1905" b="18415"/>
            <wp:docPr id="31" name="图片 31" descr="YOZI2143.JPG~tplv-9lv23dm2t1-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YOZI2143.JPG~tplv-9lv23dm2t1-image"/>
                    <pic:cNvPicPr>
                      <a:picLocks noChangeAspect="1"/>
                    </pic:cNvPicPr>
                  </pic:nvPicPr>
                  <pic:blipFill>
                    <a:blip r:embed="rId23"/>
                    <a:stretch>
                      <a:fillRect/>
                    </a:stretch>
                  </pic:blipFill>
                  <pic:spPr>
                    <a:xfrm>
                      <a:off x="0" y="0"/>
                      <a:ext cx="5230495" cy="3486785"/>
                    </a:xfrm>
                    <a:prstGeom prst="rect">
                      <a:avLst/>
                    </a:prstGeom>
                  </pic:spPr>
                </pic:pic>
              </a:graphicData>
            </a:graphic>
          </wp:inline>
        </w:drawing>
      </w:r>
    </w:p>
    <w:p w14:paraId="29790D64">
      <w:pPr>
        <w:ind w:firstLine="560" w:firstLineChars="200"/>
        <w:rPr>
          <w:rFonts w:ascii="仿宋_GB2312" w:hAnsi="仿宋_GB2312" w:eastAsia="仿宋_GB2312" w:cs="仿宋_GB2312"/>
          <w:sz w:val="28"/>
          <w:szCs w:val="28"/>
        </w:rPr>
      </w:pPr>
      <w:r>
        <w:rPr>
          <w:rFonts w:hint="eastAsia" w:ascii="仿宋_GB2312" w:hAnsi="仿宋_GB2312" w:eastAsia="仿宋_GB2312" w:cs="仿宋_GB2312"/>
          <w:sz w:val="28"/>
          <w:szCs w:val="28"/>
        </w:rPr>
        <w:t>软件学院将以此次校友会成立为新起点，持续深化与校友的联动合作，汇聚各方智慧与资源，在人才培养、技术创新、成果转化等领域持续发力。通过定期举办校友</w:t>
      </w:r>
      <w:ins w:id="267" w:author="chunyubloc ²⁰¹⁸" w:date="2025-04-27T11:30:49Z">
        <w:r>
          <w:rPr>
            <w:rFonts w:hint="eastAsia" w:ascii="仿宋_GB2312" w:hAnsi="仿宋_GB2312" w:eastAsia="仿宋_GB2312" w:cs="仿宋_GB2312"/>
            <w:sz w:val="28"/>
            <w:szCs w:val="28"/>
            <w:lang w:val="en-US" w:eastAsia="zh-CN"/>
          </w:rPr>
          <w:t>创新创业</w:t>
        </w:r>
      </w:ins>
      <w:ins w:id="268" w:author="chunyubloc ²⁰¹⁸" w:date="2025-04-27T11:30:50Z">
        <w:r>
          <w:rPr>
            <w:rFonts w:hint="eastAsia" w:ascii="仿宋_GB2312" w:hAnsi="仿宋_GB2312" w:eastAsia="仿宋_GB2312" w:cs="仿宋_GB2312"/>
            <w:sz w:val="28"/>
            <w:szCs w:val="28"/>
            <w:lang w:val="en-US" w:eastAsia="zh-CN"/>
          </w:rPr>
          <w:t>论坛</w:t>
        </w:r>
      </w:ins>
      <w:ins w:id="269" w:author="chunyubloc ²⁰¹⁸" w:date="2025-04-27T11:30:52Z">
        <w:r>
          <w:rPr>
            <w:rFonts w:hint="eastAsia" w:ascii="仿宋_GB2312" w:hAnsi="仿宋_GB2312" w:eastAsia="仿宋_GB2312" w:cs="仿宋_GB2312"/>
            <w:sz w:val="28"/>
            <w:szCs w:val="28"/>
            <w:lang w:val="en-US" w:eastAsia="zh-CN"/>
          </w:rPr>
          <w:t>、</w:t>
        </w:r>
      </w:ins>
      <w:ins w:id="270" w:author="chunyubloc ²⁰¹⁸" w:date="2025-04-27T11:30:53Z">
        <w:r>
          <w:rPr>
            <w:rFonts w:hint="eastAsia" w:ascii="仿宋_GB2312" w:hAnsi="仿宋_GB2312" w:eastAsia="仿宋_GB2312" w:cs="仿宋_GB2312"/>
            <w:sz w:val="28"/>
            <w:szCs w:val="28"/>
            <w:lang w:val="en-US" w:eastAsia="zh-CN"/>
          </w:rPr>
          <w:t>校友</w:t>
        </w:r>
      </w:ins>
      <w:r>
        <w:rPr>
          <w:rFonts w:hint="eastAsia" w:ascii="仿宋_GB2312" w:hAnsi="仿宋_GB2312" w:eastAsia="仿宋_GB2312" w:cs="仿宋_GB2312"/>
          <w:sz w:val="28"/>
          <w:szCs w:val="28"/>
        </w:rPr>
        <w:t>沙龙</w:t>
      </w:r>
      <w:del w:id="271" w:author="chunyubloc ²⁰¹⁸" w:date="2025-04-27T11:30:57Z">
        <w:r>
          <w:rPr>
            <w:rFonts w:hint="eastAsia" w:ascii="仿宋_GB2312" w:hAnsi="仿宋_GB2312" w:eastAsia="仿宋_GB2312" w:cs="仿宋_GB2312"/>
            <w:sz w:val="28"/>
            <w:szCs w:val="28"/>
          </w:rPr>
          <w:delText>、</w:delText>
        </w:r>
      </w:del>
      <w:del w:id="272" w:author="chunyubloc ²⁰¹⁸" w:date="2025-04-27T11:30:44Z">
        <w:r>
          <w:rPr>
            <w:rFonts w:hint="eastAsia" w:ascii="仿宋_GB2312" w:hAnsi="仿宋_GB2312" w:eastAsia="仿宋_GB2312" w:cs="仿宋_GB2312"/>
            <w:sz w:val="28"/>
            <w:szCs w:val="28"/>
          </w:rPr>
          <w:delText>行业研讨会</w:delText>
        </w:r>
      </w:del>
      <w:r>
        <w:rPr>
          <w:rFonts w:hint="eastAsia" w:ascii="仿宋_GB2312" w:hAnsi="仿宋_GB2312" w:eastAsia="仿宋_GB2312" w:cs="仿宋_GB2312"/>
          <w:sz w:val="28"/>
          <w:szCs w:val="28"/>
        </w:rPr>
        <w:t>等活动，打造常态化的交流平台，让校友与学院在互动中共同成长。同时，学院也将积极汲取校友创新创业经验，赋能学院教育教学改革，推动产学研深度融合，</w:t>
      </w:r>
      <w:del w:id="273" w:author="士贤 王" w:date="2025-04-27T10:32:00Z">
        <w:r>
          <w:rPr>
            <w:rFonts w:hint="eastAsia" w:ascii="仿宋_GB2312" w:hAnsi="仿宋_GB2312" w:eastAsia="仿宋_GB2312" w:cs="仿宋_GB2312"/>
            <w:sz w:val="28"/>
            <w:szCs w:val="28"/>
          </w:rPr>
          <w:delText>，</w:delText>
        </w:r>
      </w:del>
      <w:r>
        <w:rPr>
          <w:rFonts w:hint="eastAsia" w:ascii="仿宋_GB2312" w:hAnsi="仿宋_GB2312" w:eastAsia="仿宋_GB2312" w:cs="仿宋_GB2312"/>
          <w:sz w:val="28"/>
          <w:szCs w:val="28"/>
        </w:rPr>
        <w:t>向着建设世界一流软件学院的目标奋勇迈进，为行业发展与社会进步培育更多优秀人才、贡献更大力量。</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7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方正小标宋简体">
    <w:panose1 w:val="02010601030101010101"/>
    <w:charset w:val="86"/>
    <w:family w:val="auto"/>
    <w:pitch w:val="default"/>
    <w:sig w:usb0="00000001" w:usb1="080E0000" w:usb2="00000000" w:usb3="00000000" w:csb0="00040000" w:csb1="00000000"/>
  </w:font>
  <w:font w:name="仿宋_GB2312">
    <w:panose1 w:val="02010609030101010101"/>
    <w:charset w:val="86"/>
    <w:family w:val="modern"/>
    <w:pitch w:val="default"/>
    <w:sig w:usb0="00000001" w:usb1="080E0000" w:usb2="00000000" w:usb3="00000000" w:csb0="00040000"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微软雅黑">
    <w:panose1 w:val="020B0503020204020204"/>
    <w:charset w:val="86"/>
    <w:family w:val="auto"/>
    <w:pitch w:val="default"/>
    <w:sig w:usb0="80000287" w:usb1="2A0F3C52"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士贤 王">
    <w15:presenceInfo w15:providerId="Windows Live" w15:userId="0f3186d231c6805a"/>
  </w15:person>
  <w15:person w15:author="chunyubloc ²⁰¹⁸">
    <w15:presenceInfo w15:providerId="WPS Office" w15:userId="28930883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revisionView w:markup="0"/>
  <w:trackRevisions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386246D"/>
    <w:rsid w:val="0000540F"/>
    <w:rsid w:val="001C089E"/>
    <w:rsid w:val="002938CF"/>
    <w:rsid w:val="00461D26"/>
    <w:rsid w:val="005B5786"/>
    <w:rsid w:val="005D7EB2"/>
    <w:rsid w:val="009F7055"/>
    <w:rsid w:val="00B01597"/>
    <w:rsid w:val="00C12F90"/>
    <w:rsid w:val="00DB3559"/>
    <w:rsid w:val="00FA0F8B"/>
    <w:rsid w:val="06DD17AE"/>
    <w:rsid w:val="0A0A76B3"/>
    <w:rsid w:val="1FD81ACE"/>
    <w:rsid w:val="3386246D"/>
    <w:rsid w:val="4063054B"/>
    <w:rsid w:val="47AB2FA4"/>
    <w:rsid w:val="556E1A7D"/>
    <w:rsid w:val="5773700E"/>
    <w:rsid w:val="6FF78789"/>
    <w:rsid w:val="77FFCC08"/>
    <w:rsid w:val="79E7F53D"/>
    <w:rsid w:val="8F5C0E8E"/>
    <w:rsid w:val="DFBFB2AA"/>
    <w:rsid w:val="FE7AEB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bCs/>
      <w:kern w:val="44"/>
      <w:sz w:val="48"/>
      <w:szCs w:val="48"/>
    </w:rPr>
  </w:style>
  <w:style w:type="character" w:default="1" w:styleId="4">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5" Type="http://schemas.microsoft.com/office/2011/relationships/people" Target="people.xml"/><Relationship Id="rId24" Type="http://schemas.openxmlformats.org/officeDocument/2006/relationships/fontTable" Target="fontTable.xml"/><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15</Pages>
  <Words>467</Words>
  <Characters>2666</Characters>
  <Lines>22</Lines>
  <Paragraphs>6</Paragraphs>
  <TotalTime>3</TotalTime>
  <ScaleCrop>false</ScaleCrop>
  <LinksUpToDate>false</LinksUpToDate>
  <CharactersWithSpaces>3127</CharactersWithSpaces>
  <Application>WPS Office_7.3.1.8967_F1E327BC-269C-435d-A152-05C5408002CA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2025-04-27T10:50:00Z</dcterms:created>
  <dc:creator>陌</dc:creator>
  <cp:lastModifiedBy>chunyubloc ²⁰¹⁸</cp:lastModifiedBy>
  <dcterms:modified xsi:type="dcterms:W3CDTF">2025-04-27T11:32:10Z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2052-7.3.1.8967</vt:lpwstr>
  </property>
  <property fmtid="{D5CDD505-2E9C-101B-9397-08002B2CF9AE}" pid="3" name="ICV">
    <vt:lpwstr>0F53402F6E8A5A983AA50D68EF360B2C_43</vt:lpwstr>
  </property>
  <property fmtid="{D5CDD505-2E9C-101B-9397-08002B2CF9AE}" pid="4" name="KSOTemplateDocerSaveRecord">
    <vt:lpwstr>eyJoZGlkIjoiOGUwYzQ1ZDk1NTIyZjFlMThiNDA0OTk3MTAyNGNhYWUiLCJ1c2VySWQiOiIzNjQzNzc0NjQifQ==</vt:lpwstr>
  </property>
</Properties>
</file>